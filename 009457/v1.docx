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CC7B4" w14:textId="1FE07AB7" w:rsidR="00D968FC" w:rsidRPr="00D0391C" w:rsidRDefault="00D968FC" w:rsidP="00D0391C">
      <w:pPr>
        <w:spacing w:line="360" w:lineRule="auto"/>
        <w:ind w:firstLine="720"/>
        <w:jc w:val="center"/>
        <w:rPr>
          <w:rFonts w:ascii="Times New Roman" w:eastAsia="Times New Roman" w:hAnsi="Times New Roman" w:cs="Times New Roman"/>
          <w:b/>
          <w:bCs/>
          <w:sz w:val="36"/>
          <w:szCs w:val="36"/>
        </w:rPr>
      </w:pPr>
      <w:r w:rsidRPr="00D968FC">
        <w:rPr>
          <w:rFonts w:ascii="Times New Roman" w:eastAsia="Times New Roman" w:hAnsi="Times New Roman" w:cs="Times New Roman"/>
          <w:b/>
          <w:bCs/>
          <w:sz w:val="36"/>
          <w:szCs w:val="36"/>
        </w:rPr>
        <w:t>A Dialectometric Analysis of Lexical Variation across regions of Kazakhstan</w:t>
      </w:r>
      <w:r w:rsidRPr="00D968FC" w:rsidDel="00D968FC">
        <w:rPr>
          <w:rFonts w:ascii="Times New Roman" w:eastAsia="Times New Roman" w:hAnsi="Times New Roman" w:cs="Times New Roman"/>
          <w:b/>
          <w:bCs/>
          <w:sz w:val="36"/>
          <w:szCs w:val="36"/>
        </w:rPr>
        <w:t xml:space="preserve"> </w:t>
      </w:r>
    </w:p>
    <w:p w14:paraId="3605F445" w14:textId="77777777" w:rsidR="003F65C8" w:rsidRPr="00D0391C" w:rsidRDefault="003F65C8" w:rsidP="00D0391C">
      <w:pPr>
        <w:spacing w:line="360" w:lineRule="auto"/>
        <w:ind w:firstLine="720"/>
        <w:jc w:val="center"/>
        <w:rPr>
          <w:rFonts w:ascii="Times New Roman" w:eastAsia="Times New Roman" w:hAnsi="Times New Roman" w:cs="Times New Roman"/>
          <w:sz w:val="28"/>
          <w:szCs w:val="28"/>
        </w:rPr>
      </w:pPr>
      <w:r w:rsidRPr="00D0391C">
        <w:rPr>
          <w:rFonts w:ascii="Times New Roman" w:eastAsia="Times New Roman" w:hAnsi="Times New Roman" w:cs="Times New Roman"/>
          <w:sz w:val="28"/>
          <w:szCs w:val="28"/>
        </w:rPr>
        <w:t>Alinur Abilda</w:t>
      </w:r>
      <w:r w:rsidR="00D968FC">
        <w:rPr>
          <w:rFonts w:ascii="Times New Roman" w:eastAsia="Times New Roman" w:hAnsi="Times New Roman" w:cs="Times New Roman"/>
          <w:sz w:val="28"/>
          <w:szCs w:val="28"/>
        </w:rPr>
        <w:t>y</w:t>
      </w:r>
      <w:r w:rsidRPr="00D0391C">
        <w:rPr>
          <w:rFonts w:ascii="Times New Roman" w:eastAsia="Times New Roman" w:hAnsi="Times New Roman" w:cs="Times New Roman"/>
          <w:sz w:val="28"/>
          <w:szCs w:val="28"/>
        </w:rPr>
        <w:t>ev</w:t>
      </w:r>
    </w:p>
    <w:p w14:paraId="1D78D788" w14:textId="77777777" w:rsidR="007A144B" w:rsidRDefault="00C452E9" w:rsidP="007A144B">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w:t>
      </w:r>
      <w:r w:rsidR="006D524C">
        <w:rPr>
          <w:rFonts w:ascii="Times New Roman" w:eastAsia="Times New Roman" w:hAnsi="Times New Roman" w:cs="Times New Roman"/>
          <w:b/>
          <w:bCs/>
          <w:sz w:val="32"/>
          <w:szCs w:val="32"/>
        </w:rPr>
        <w:t>bstract</w:t>
      </w:r>
    </w:p>
    <w:p w14:paraId="3FF1356D" w14:textId="77777777" w:rsidR="00CC4AE3" w:rsidRPr="00D0391C" w:rsidRDefault="007A144B" w:rsidP="007A144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D524C" w:rsidRPr="00D0391C">
        <w:rPr>
          <w:rFonts w:ascii="Times New Roman" w:eastAsia="Times New Roman" w:hAnsi="Times New Roman" w:cs="Times New Roman"/>
          <w:sz w:val="24"/>
          <w:szCs w:val="24"/>
        </w:rPr>
        <w:t xml:space="preserve">This paper studies how lexical variation differs across the main dialect zones of the Kazakh language. </w:t>
      </w:r>
      <w:r w:rsidR="00DE1327">
        <w:rPr>
          <w:rFonts w:ascii="Times New Roman" w:eastAsia="Times New Roman" w:hAnsi="Times New Roman" w:cs="Times New Roman"/>
          <w:sz w:val="24"/>
          <w:szCs w:val="24"/>
        </w:rPr>
        <w:t xml:space="preserve">I </w:t>
      </w:r>
      <w:r w:rsidR="006D524C" w:rsidRPr="00D0391C">
        <w:rPr>
          <w:rFonts w:ascii="Times New Roman" w:eastAsia="Times New Roman" w:hAnsi="Times New Roman" w:cs="Times New Roman"/>
          <w:sz w:val="24"/>
          <w:szCs w:val="24"/>
        </w:rPr>
        <w:t xml:space="preserve">use survey data from 40 native speakers in Southern, Western, and Northeastern regions of Kazakhstan, where participants provided word choices for everyday objects. Our results show that the Southern dialect displays the widest variation and frequent Russian borrowings, the Northeastern dialect is the most consistent with limited variation, and the Western dialect stands out as the most distinct with unique lexical items. </w:t>
      </w:r>
      <w:r w:rsidR="00DE1327">
        <w:rPr>
          <w:rFonts w:ascii="Times New Roman" w:eastAsia="Times New Roman" w:hAnsi="Times New Roman" w:cs="Times New Roman"/>
          <w:sz w:val="24"/>
          <w:szCs w:val="24"/>
        </w:rPr>
        <w:t xml:space="preserve">I </w:t>
      </w:r>
      <w:r w:rsidR="006D524C" w:rsidRPr="00D0391C">
        <w:rPr>
          <w:rFonts w:ascii="Times New Roman" w:eastAsia="Times New Roman" w:hAnsi="Times New Roman" w:cs="Times New Roman"/>
          <w:sz w:val="24"/>
          <w:szCs w:val="24"/>
        </w:rPr>
        <w:t>also find that 80% of participants report experiencing misunderstandings due to regional vocabulary differences.</w:t>
      </w:r>
      <w:r w:rsidR="00C452E9" w:rsidRPr="00D0391C">
        <w:rPr>
          <w:rFonts w:ascii="Times New Roman" w:eastAsia="Times New Roman" w:hAnsi="Times New Roman" w:cs="Times New Roman"/>
          <w:sz w:val="24"/>
          <w:szCs w:val="24"/>
        </w:rPr>
        <w:br/>
      </w:r>
      <w:r w:rsidR="00C452E9">
        <w:rPr>
          <w:rFonts w:ascii="Times New Roman" w:eastAsia="Times New Roman" w:hAnsi="Times New Roman" w:cs="Times New Roman"/>
          <w:b/>
          <w:bCs/>
          <w:sz w:val="32"/>
          <w:szCs w:val="32"/>
        </w:rPr>
        <w:br/>
      </w:r>
      <w:r w:rsidR="002B08FE">
        <w:rPr>
          <w:rFonts w:ascii="Times New Roman" w:eastAsia="Times New Roman" w:hAnsi="Times New Roman" w:cs="Times New Roman"/>
          <w:b/>
          <w:bCs/>
          <w:sz w:val="32"/>
          <w:szCs w:val="32"/>
        </w:rPr>
        <w:t xml:space="preserve">1. </w:t>
      </w:r>
      <w:r w:rsidR="002A0D27" w:rsidRPr="002A0D27">
        <w:rPr>
          <w:rFonts w:ascii="Times New Roman" w:eastAsia="Times New Roman" w:hAnsi="Times New Roman" w:cs="Times New Roman"/>
          <w:b/>
          <w:bCs/>
          <w:sz w:val="32"/>
          <w:szCs w:val="32"/>
        </w:rPr>
        <w:t>Introduction</w:t>
      </w:r>
    </w:p>
    <w:p w14:paraId="239B7935" w14:textId="77777777" w:rsidR="003C7CE2" w:rsidRPr="00D0391C" w:rsidRDefault="002A0D27" w:rsidP="00D0391C">
      <w:pPr>
        <w:spacing w:line="360" w:lineRule="auto"/>
        <w:ind w:firstLine="720"/>
        <w:rPr>
          <w:sz w:val="24"/>
          <w:szCs w:val="24"/>
        </w:rPr>
      </w:pPr>
      <w:r w:rsidRPr="00D0391C">
        <w:rPr>
          <w:rFonts w:ascii="Times New Roman" w:eastAsia="Times New Roman" w:hAnsi="Times New Roman" w:cs="Times New Roman"/>
          <w:sz w:val="24"/>
          <w:szCs w:val="24"/>
        </w:rPr>
        <w:t xml:space="preserve">Language changes and varies based on social, regional, and cultural factors. This natural variation happens when groups of people are separated by location or social differences, showing their identity, history, and social connections (Dawson &amp; Phelan, 2016). Differences in words, pronunciation, and grammar can affect communication and sometimes cause misunderstandings between people from different areas. The Kazakh language shows clear regional differences shaped by history, especially contact with Russian during the Soviet era, which </w:t>
      </w:r>
      <w:r w:rsidR="002B08FE" w:rsidRPr="00D0391C">
        <w:rPr>
          <w:rFonts w:ascii="Times New Roman" w:eastAsia="Times New Roman" w:hAnsi="Times New Roman" w:cs="Times New Roman"/>
          <w:sz w:val="24"/>
          <w:szCs w:val="24"/>
        </w:rPr>
        <w:t xml:space="preserve">has </w:t>
      </w:r>
      <w:r w:rsidRPr="00D0391C">
        <w:rPr>
          <w:rFonts w:ascii="Times New Roman" w:eastAsia="Times New Roman" w:hAnsi="Times New Roman" w:cs="Times New Roman"/>
          <w:sz w:val="24"/>
          <w:szCs w:val="24"/>
        </w:rPr>
        <w:t>affected its vocabulary and speaking patterns (Sarsenbay et al., 2023). While phonetic and grammatical variation in Kazakh has been well-studied, lexical variation remains underexplored. Understanding these differences helps us see how language reflects regional identity, history, and social interaction.</w:t>
      </w:r>
      <w:r w:rsidR="008C305A" w:rsidRPr="00D0391C">
        <w:rPr>
          <w:sz w:val="24"/>
          <w:szCs w:val="24"/>
        </w:rPr>
        <w:t xml:space="preserve"> </w:t>
      </w:r>
    </w:p>
    <w:p w14:paraId="1E859B3B" w14:textId="3FF61470" w:rsidR="002A0D27" w:rsidRPr="00D0391C" w:rsidRDefault="008C305A" w:rsidP="00D0391C">
      <w:pPr>
        <w:spacing w:line="360" w:lineRule="auto"/>
        <w:ind w:firstLine="720"/>
        <w:rPr>
          <w:rFonts w:ascii="Times New Roman" w:eastAsia="Times New Roman" w:hAnsi="Times New Roman" w:cs="Times New Roman"/>
          <w:sz w:val="32"/>
          <w:szCs w:val="32"/>
        </w:rPr>
      </w:pPr>
      <w:r w:rsidRPr="00D0391C">
        <w:rPr>
          <w:rFonts w:ascii="Times New Roman" w:eastAsia="Times New Roman" w:hAnsi="Times New Roman" w:cs="Times New Roman"/>
          <w:sz w:val="24"/>
          <w:szCs w:val="24"/>
        </w:rPr>
        <w:t>The aim of this study is to investigate lexical variation in the Southern, Western, and Northeastern dialect zones of Kazakh and examine whether these differences lead to communication difficulties.</w:t>
      </w:r>
      <w:r w:rsidR="002B08FE" w:rsidRPr="00D0391C">
        <w:rPr>
          <w:rFonts w:ascii="Times New Roman" w:eastAsia="Times New Roman" w:hAnsi="Times New Roman" w:cs="Times New Roman"/>
          <w:sz w:val="24"/>
          <w:szCs w:val="24"/>
        </w:rPr>
        <w:t xml:space="preserve"> </w:t>
      </w:r>
    </w:p>
    <w:p w14:paraId="06A0EA06" w14:textId="77777777" w:rsidR="00C42CFD" w:rsidRDefault="002A0D27" w:rsidP="00D0391C">
      <w:pPr>
        <w:spacing w:line="360" w:lineRule="auto"/>
        <w:ind w:firstLine="720"/>
        <w:rPr>
          <w:rFonts w:ascii="Times New Roman" w:eastAsia="Times New Roman" w:hAnsi="Times New Roman" w:cs="Times New Roman"/>
          <w:b/>
          <w:sz w:val="30"/>
          <w:szCs w:val="30"/>
        </w:rPr>
      </w:pPr>
      <w:r>
        <w:rPr>
          <w:rFonts w:ascii="Times New Roman" w:eastAsia="Times New Roman" w:hAnsi="Times New Roman" w:cs="Times New Roman"/>
          <w:b/>
          <w:sz w:val="30"/>
          <w:szCs w:val="30"/>
        </w:rPr>
        <w:br/>
      </w:r>
    </w:p>
    <w:p w14:paraId="663E9582" w14:textId="29A8D4B6" w:rsidR="00CC4AE3" w:rsidRDefault="002B08FE" w:rsidP="007A144B">
      <w:pPr>
        <w:spacing w:line="36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2. Background</w:t>
      </w:r>
    </w:p>
    <w:p w14:paraId="5C07D541" w14:textId="55F675B1" w:rsidR="00CC4AE3" w:rsidRPr="00D0391C" w:rsidRDefault="00994E88" w:rsidP="00D0391C">
      <w:pPr>
        <w:spacing w:line="360"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t>Language changes depending on who is speaking and where they are from. These differences are called sociolinguistic variation</w:t>
      </w:r>
      <w:r w:rsidR="002B08FE" w:rsidRPr="00D0391C">
        <w:rPr>
          <w:rFonts w:ascii="Times New Roman" w:eastAsia="Times New Roman" w:hAnsi="Times New Roman" w:cs="Times New Roman"/>
          <w:sz w:val="24"/>
          <w:szCs w:val="24"/>
        </w:rPr>
        <w:t>,</w:t>
      </w:r>
      <w:r w:rsidRPr="00D0391C">
        <w:rPr>
          <w:rFonts w:ascii="Times New Roman" w:eastAsia="Times New Roman" w:hAnsi="Times New Roman" w:cs="Times New Roman"/>
          <w:sz w:val="24"/>
          <w:szCs w:val="24"/>
        </w:rPr>
        <w:t xml:space="preserve"> and they happen for many reasons. </w:t>
      </w:r>
      <w:r w:rsidR="002B08FE" w:rsidRPr="00D0391C">
        <w:rPr>
          <w:rFonts w:ascii="Times New Roman" w:eastAsia="Times New Roman" w:hAnsi="Times New Roman" w:cs="Times New Roman"/>
          <w:sz w:val="24"/>
          <w:szCs w:val="24"/>
        </w:rPr>
        <w:t>For example, p</w:t>
      </w:r>
      <w:r w:rsidRPr="00D0391C">
        <w:rPr>
          <w:rFonts w:ascii="Times New Roman" w:eastAsia="Times New Roman" w:hAnsi="Times New Roman" w:cs="Times New Roman"/>
          <w:sz w:val="24"/>
          <w:szCs w:val="24"/>
        </w:rPr>
        <w:t>eople in different places may develop their own ways of speaking over time. Social factors like education, social class, and ethnicity also affect how people use language (Dawson &amp;</w:t>
      </w:r>
      <w:r w:rsidR="002A0D27" w:rsidRPr="00D0391C">
        <w:rPr>
          <w:rFonts w:ascii="Times New Roman" w:eastAsia="Times New Roman" w:hAnsi="Times New Roman" w:cs="Times New Roman"/>
          <w:sz w:val="24"/>
          <w:szCs w:val="24"/>
        </w:rPr>
        <w:t xml:space="preserve"> </w:t>
      </w:r>
      <w:r w:rsidRPr="00D0391C">
        <w:rPr>
          <w:rFonts w:ascii="Times New Roman" w:eastAsia="Times New Roman" w:hAnsi="Times New Roman" w:cs="Times New Roman"/>
          <w:sz w:val="24"/>
          <w:szCs w:val="24"/>
        </w:rPr>
        <w:t>Phelan, 2016)</w:t>
      </w:r>
      <w:r w:rsidR="002B08FE" w:rsidRPr="00D0391C">
        <w:rPr>
          <w:rFonts w:ascii="Times New Roman" w:eastAsia="Times New Roman" w:hAnsi="Times New Roman" w:cs="Times New Roman"/>
          <w:sz w:val="24"/>
          <w:szCs w:val="24"/>
        </w:rPr>
        <w:t>. Variation is a natural part of language. When communities are separated</w:t>
      </w:r>
      <w:r w:rsidR="00136556">
        <w:rPr>
          <w:rFonts w:ascii="Times New Roman" w:eastAsia="Times New Roman" w:hAnsi="Times New Roman" w:cs="Times New Roman"/>
          <w:sz w:val="24"/>
          <w:szCs w:val="24"/>
        </w:rPr>
        <w:t xml:space="preserve"> geographically</w:t>
      </w:r>
      <w:r w:rsidR="002B08FE" w:rsidRPr="00D0391C">
        <w:rPr>
          <w:rFonts w:ascii="Times New Roman" w:eastAsia="Times New Roman" w:hAnsi="Times New Roman" w:cs="Times New Roman"/>
          <w:sz w:val="24"/>
          <w:szCs w:val="24"/>
        </w:rPr>
        <w:t>, their speech gradually becomes different, creating regional dialects. Even within the same area, people from different social groups might use language differently (</w:t>
      </w:r>
      <w:r w:rsidR="002A0D27" w:rsidRPr="00D0391C">
        <w:rPr>
          <w:rFonts w:ascii="Times New Roman" w:eastAsia="Times New Roman" w:hAnsi="Times New Roman" w:cs="Times New Roman"/>
          <w:sz w:val="24"/>
          <w:szCs w:val="24"/>
        </w:rPr>
        <w:t>Meyerhoff, 2015</w:t>
      </w:r>
      <w:proofErr w:type="gramStart"/>
      <w:r w:rsidR="002B08FE" w:rsidRPr="00D0391C">
        <w:rPr>
          <w:rFonts w:ascii="Times New Roman" w:eastAsia="Times New Roman" w:hAnsi="Times New Roman" w:cs="Times New Roman"/>
          <w:sz w:val="24"/>
          <w:szCs w:val="24"/>
        </w:rPr>
        <w:t>).</w:t>
      </w:r>
      <w:r w:rsidRPr="00D0391C">
        <w:rPr>
          <w:rFonts w:ascii="Times New Roman" w:eastAsia="Times New Roman" w:hAnsi="Times New Roman" w:cs="Times New Roman"/>
          <w:sz w:val="24"/>
          <w:szCs w:val="24"/>
        </w:rPr>
        <w:t>The</w:t>
      </w:r>
      <w:proofErr w:type="gramEnd"/>
      <w:r w:rsidRPr="00D0391C">
        <w:rPr>
          <w:rFonts w:ascii="Times New Roman" w:eastAsia="Times New Roman" w:hAnsi="Times New Roman" w:cs="Times New Roman"/>
          <w:sz w:val="24"/>
          <w:szCs w:val="24"/>
        </w:rPr>
        <w:t xml:space="preserve"> words we use and how we say them can </w:t>
      </w:r>
      <w:r w:rsidR="006F5309" w:rsidRPr="00D0391C">
        <w:rPr>
          <w:rFonts w:ascii="Times New Roman" w:eastAsia="Times New Roman" w:hAnsi="Times New Roman" w:cs="Times New Roman"/>
          <w:sz w:val="24"/>
          <w:szCs w:val="24"/>
        </w:rPr>
        <w:t xml:space="preserve">indicate </w:t>
      </w:r>
      <w:r w:rsidRPr="00D0391C">
        <w:rPr>
          <w:rFonts w:ascii="Times New Roman" w:eastAsia="Times New Roman" w:hAnsi="Times New Roman" w:cs="Times New Roman"/>
          <w:sz w:val="24"/>
          <w:szCs w:val="24"/>
        </w:rPr>
        <w:t>which groups we belong to. People might speak differently to show they're part of a certain community or region. Sometimes people judge others based on how they speak, even though all ways of speaking are equally valid (Dawson &amp;</w:t>
      </w:r>
      <w:r w:rsidR="002A0D27" w:rsidRPr="00D0391C">
        <w:rPr>
          <w:rFonts w:ascii="Times New Roman" w:eastAsia="Times New Roman" w:hAnsi="Times New Roman" w:cs="Times New Roman"/>
          <w:sz w:val="24"/>
          <w:szCs w:val="24"/>
        </w:rPr>
        <w:t xml:space="preserve"> </w:t>
      </w:r>
      <w:r w:rsidRPr="00D0391C">
        <w:rPr>
          <w:rFonts w:ascii="Times New Roman" w:eastAsia="Times New Roman" w:hAnsi="Times New Roman" w:cs="Times New Roman"/>
          <w:sz w:val="24"/>
          <w:szCs w:val="24"/>
        </w:rPr>
        <w:t>Phelan, 2016). Also, when different languages meet, they often borrow words from each other</w:t>
      </w:r>
      <w:r w:rsidR="006F5309" w:rsidRPr="00D0391C">
        <w:rPr>
          <w:rFonts w:ascii="Times New Roman" w:eastAsia="Times New Roman" w:hAnsi="Times New Roman" w:cs="Times New Roman"/>
          <w:sz w:val="24"/>
          <w:szCs w:val="24"/>
        </w:rPr>
        <w:t>, as</w:t>
      </w:r>
      <w:r w:rsidRPr="00D0391C">
        <w:rPr>
          <w:rFonts w:ascii="Times New Roman" w:eastAsia="Times New Roman" w:hAnsi="Times New Roman" w:cs="Times New Roman"/>
          <w:sz w:val="24"/>
          <w:szCs w:val="24"/>
        </w:rPr>
        <w:t xml:space="preserve"> is common in places where people speak multiple languages. This has happened a lot in </w:t>
      </w:r>
      <w:r w:rsidR="006F5309" w:rsidRPr="00D0391C">
        <w:rPr>
          <w:rFonts w:ascii="Times New Roman" w:eastAsia="Times New Roman" w:hAnsi="Times New Roman" w:cs="Times New Roman"/>
          <w:sz w:val="24"/>
          <w:szCs w:val="24"/>
        </w:rPr>
        <w:t xml:space="preserve">the </w:t>
      </w:r>
      <w:r w:rsidRPr="00D0391C">
        <w:rPr>
          <w:rFonts w:ascii="Times New Roman" w:eastAsia="Times New Roman" w:hAnsi="Times New Roman" w:cs="Times New Roman"/>
          <w:sz w:val="24"/>
          <w:szCs w:val="24"/>
        </w:rPr>
        <w:t>Kazakh language, which has borrowed words from Russian, Persian and other nearby languages</w:t>
      </w:r>
      <w:r w:rsidR="006F5309" w:rsidRPr="00D0391C">
        <w:rPr>
          <w:rFonts w:ascii="Times New Roman" w:eastAsia="Times New Roman" w:hAnsi="Times New Roman" w:cs="Times New Roman"/>
          <w:sz w:val="24"/>
          <w:szCs w:val="24"/>
        </w:rPr>
        <w:t xml:space="preserve"> (</w:t>
      </w:r>
      <w:proofErr w:type="spellStart"/>
      <w:r w:rsidR="00C42CFD" w:rsidRPr="00087835">
        <w:rPr>
          <w:rFonts w:ascii="Times New Roman" w:eastAsia="Times New Roman" w:hAnsi="Times New Roman" w:cs="Times New Roman"/>
          <w:sz w:val="24"/>
          <w:szCs w:val="24"/>
        </w:rPr>
        <w:t>Ayagan</w:t>
      </w:r>
      <w:proofErr w:type="spellEnd"/>
      <w:r w:rsidR="00C42CFD">
        <w:rPr>
          <w:rFonts w:ascii="Times New Roman" w:eastAsia="Times New Roman" w:hAnsi="Times New Roman" w:cs="Times New Roman"/>
          <w:sz w:val="24"/>
          <w:szCs w:val="24"/>
        </w:rPr>
        <w:t xml:space="preserve">, </w:t>
      </w:r>
      <w:r w:rsidR="00087835" w:rsidRPr="00087835">
        <w:rPr>
          <w:rFonts w:ascii="Times New Roman" w:eastAsia="Times New Roman" w:hAnsi="Times New Roman" w:cs="Times New Roman"/>
          <w:sz w:val="24"/>
          <w:szCs w:val="24"/>
        </w:rPr>
        <w:t>2005</w:t>
      </w:r>
      <w:r w:rsidR="006F5309" w:rsidRPr="00D0391C">
        <w:rPr>
          <w:rFonts w:ascii="Times New Roman" w:eastAsia="Times New Roman" w:hAnsi="Times New Roman" w:cs="Times New Roman"/>
          <w:sz w:val="24"/>
          <w:szCs w:val="24"/>
        </w:rPr>
        <w:t>)</w:t>
      </w:r>
      <w:r w:rsidRPr="00D0391C">
        <w:rPr>
          <w:rFonts w:ascii="Times New Roman" w:eastAsia="Times New Roman" w:hAnsi="Times New Roman" w:cs="Times New Roman"/>
          <w:sz w:val="24"/>
          <w:szCs w:val="24"/>
        </w:rPr>
        <w:t>.</w:t>
      </w:r>
    </w:p>
    <w:p w14:paraId="338CFEBF" w14:textId="533CA417" w:rsidR="00CC4AE3" w:rsidRPr="00D0391C" w:rsidRDefault="00994E88" w:rsidP="00D0391C">
      <w:pPr>
        <w:spacing w:line="360"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t>Research on the Kazakh language shows that there are important differences in how it is spoken in different regions. These differences are influenced by history, tribes, and culture. The Kazakh language is part of the Turkic language family and has changed due to contact with Mongolian, Persian, and Russian, which has led to diff</w:t>
      </w:r>
      <w:ins w:id="0" w:author="Ali abi" w:date="2025-09-13T01:14:00Z">
        <w:r w:rsidR="0039770E">
          <w:rPr>
            <w:rFonts w:ascii="Times New Roman" w:eastAsia="Times New Roman" w:hAnsi="Times New Roman" w:cs="Times New Roman"/>
            <w:sz w:val="24"/>
            <w:szCs w:val="24"/>
          </w:rPr>
          <w:t>e</w:t>
        </w:r>
      </w:ins>
      <w:del w:id="1" w:author="Ali abi" w:date="2025-09-13T01:14:00Z">
        <w:r w:rsidRPr="00D0391C" w:rsidDel="0039770E">
          <w:rPr>
            <w:rFonts w:ascii="Times New Roman" w:eastAsia="Times New Roman" w:hAnsi="Times New Roman" w:cs="Times New Roman"/>
            <w:sz w:val="24"/>
            <w:szCs w:val="24"/>
          </w:rPr>
          <w:delText>e</w:delText>
        </w:r>
      </w:del>
      <w:r w:rsidRPr="00D0391C">
        <w:rPr>
          <w:rFonts w:ascii="Times New Roman" w:eastAsia="Times New Roman" w:hAnsi="Times New Roman" w:cs="Times New Roman"/>
          <w:sz w:val="24"/>
          <w:szCs w:val="24"/>
        </w:rPr>
        <w:t xml:space="preserve">rent dialects  (Amanzholov, 1959). Early studies by Kazakh language expert Sarsen Amanzholov </w:t>
      </w:r>
      <w:r w:rsidR="006F5309" w:rsidRPr="00D0391C">
        <w:rPr>
          <w:rFonts w:ascii="Times New Roman" w:eastAsia="Times New Roman" w:hAnsi="Times New Roman" w:cs="Times New Roman"/>
          <w:sz w:val="24"/>
          <w:szCs w:val="24"/>
        </w:rPr>
        <w:t xml:space="preserve">(1959) </w:t>
      </w:r>
      <w:r w:rsidRPr="00D0391C">
        <w:rPr>
          <w:rFonts w:ascii="Times New Roman" w:eastAsia="Times New Roman" w:hAnsi="Times New Roman" w:cs="Times New Roman"/>
          <w:sz w:val="24"/>
          <w:szCs w:val="24"/>
        </w:rPr>
        <w:t>found three main dialects: Northeastern (</w:t>
      </w:r>
      <w:r w:rsidR="006F5309" w:rsidRPr="00D0391C">
        <w:rPr>
          <w:rFonts w:ascii="Times New Roman" w:eastAsia="Times New Roman" w:hAnsi="Times New Roman" w:cs="Times New Roman"/>
          <w:sz w:val="24"/>
          <w:szCs w:val="24"/>
        </w:rPr>
        <w:t xml:space="preserve">including </w:t>
      </w:r>
      <w:proofErr w:type="spellStart"/>
      <w:r w:rsidRPr="00D0391C">
        <w:rPr>
          <w:rFonts w:ascii="Times New Roman" w:eastAsia="Times New Roman" w:hAnsi="Times New Roman" w:cs="Times New Roman"/>
          <w:sz w:val="24"/>
          <w:szCs w:val="24"/>
        </w:rPr>
        <w:t>Oskemen</w:t>
      </w:r>
      <w:proofErr w:type="spellEnd"/>
      <w:r w:rsidRPr="00D0391C">
        <w:rPr>
          <w:rFonts w:ascii="Times New Roman" w:eastAsia="Times New Roman" w:hAnsi="Times New Roman" w:cs="Times New Roman"/>
          <w:sz w:val="24"/>
          <w:szCs w:val="24"/>
        </w:rPr>
        <w:t xml:space="preserve">, </w:t>
      </w:r>
      <w:proofErr w:type="spellStart"/>
      <w:r w:rsidRPr="00D0391C">
        <w:rPr>
          <w:rFonts w:ascii="Times New Roman" w:eastAsia="Times New Roman" w:hAnsi="Times New Roman" w:cs="Times New Roman"/>
          <w:sz w:val="24"/>
          <w:szCs w:val="24"/>
        </w:rPr>
        <w:t>Semey</w:t>
      </w:r>
      <w:proofErr w:type="spellEnd"/>
      <w:r w:rsidRPr="00D0391C">
        <w:rPr>
          <w:rFonts w:ascii="Times New Roman" w:eastAsia="Times New Roman" w:hAnsi="Times New Roman" w:cs="Times New Roman"/>
          <w:sz w:val="24"/>
          <w:szCs w:val="24"/>
        </w:rPr>
        <w:t>, Pavlodar), Southern (Shymkent, Turkestan, Taraz, Kyzylorda), and Western (Aktobe, Atyrau, Oral, Aktau).</w:t>
      </w:r>
    </w:p>
    <w:p w14:paraId="4315C0F3" w14:textId="075374B1" w:rsidR="00CC4AE3" w:rsidRPr="00D0391C" w:rsidRDefault="00994E88" w:rsidP="00D0391C">
      <w:pPr>
        <w:spacing w:line="360"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t xml:space="preserve">Phonetic variation in Kazakh is well-researched, such as Western speakers shortening words or Eastern speakers using palatalized consonants (Kairat, 2020). The Kazakh language has been strongly influenced by Russian. In the past, the Soviet government promoted Russian as the main language for education and public </w:t>
      </w:r>
      <w:proofErr w:type="gramStart"/>
      <w:r w:rsidRPr="00D0391C">
        <w:rPr>
          <w:rFonts w:ascii="Times New Roman" w:eastAsia="Times New Roman" w:hAnsi="Times New Roman" w:cs="Times New Roman"/>
          <w:sz w:val="24"/>
          <w:szCs w:val="24"/>
        </w:rPr>
        <w:t>life</w:t>
      </w:r>
      <w:r w:rsidR="006F5309" w:rsidRPr="00D0391C">
        <w:rPr>
          <w:rFonts w:ascii="Times New Roman" w:eastAsia="Times New Roman" w:hAnsi="Times New Roman" w:cs="Times New Roman"/>
          <w:sz w:val="24"/>
          <w:szCs w:val="24"/>
        </w:rPr>
        <w:t>,  leading</w:t>
      </w:r>
      <w:proofErr w:type="gramEnd"/>
      <w:r w:rsidR="006F5309" w:rsidRPr="00D0391C">
        <w:rPr>
          <w:rFonts w:ascii="Times New Roman" w:eastAsia="Times New Roman" w:hAnsi="Times New Roman" w:cs="Times New Roman"/>
          <w:sz w:val="24"/>
          <w:szCs w:val="24"/>
        </w:rPr>
        <w:t xml:space="preserve"> </w:t>
      </w:r>
      <w:r w:rsidRPr="00D0391C">
        <w:rPr>
          <w:rFonts w:ascii="Times New Roman" w:eastAsia="Times New Roman" w:hAnsi="Times New Roman" w:cs="Times New Roman"/>
          <w:sz w:val="24"/>
          <w:szCs w:val="24"/>
        </w:rPr>
        <w:t>Kazakhs who lived in urban areas to speak Russian more than their own language</w:t>
      </w:r>
      <w:r w:rsidR="006F5309" w:rsidRPr="00D0391C">
        <w:rPr>
          <w:rFonts w:ascii="Times New Roman" w:eastAsia="Times New Roman" w:hAnsi="Times New Roman" w:cs="Times New Roman"/>
          <w:sz w:val="24"/>
          <w:szCs w:val="24"/>
        </w:rPr>
        <w:t xml:space="preserve"> (</w:t>
      </w:r>
      <w:proofErr w:type="spellStart"/>
      <w:r w:rsidR="00087835" w:rsidRPr="00087835">
        <w:rPr>
          <w:rFonts w:ascii="Times New Roman" w:eastAsia="Times New Roman" w:hAnsi="Times New Roman" w:cs="Times New Roman"/>
          <w:sz w:val="24"/>
          <w:szCs w:val="24"/>
        </w:rPr>
        <w:t>Iskhan</w:t>
      </w:r>
      <w:proofErr w:type="spellEnd"/>
      <w:r w:rsidR="00087835" w:rsidRPr="00087835">
        <w:rPr>
          <w:rFonts w:ascii="Times New Roman" w:eastAsia="Times New Roman" w:hAnsi="Times New Roman" w:cs="Times New Roman"/>
          <w:sz w:val="24"/>
          <w:szCs w:val="24"/>
        </w:rPr>
        <w:t xml:space="preserve">,&amp; </w:t>
      </w:r>
      <w:proofErr w:type="spellStart"/>
      <w:r w:rsidR="00087835" w:rsidRPr="00087835">
        <w:rPr>
          <w:rFonts w:ascii="Times New Roman" w:eastAsia="Times New Roman" w:hAnsi="Times New Roman" w:cs="Times New Roman"/>
          <w:sz w:val="24"/>
          <w:szCs w:val="24"/>
        </w:rPr>
        <w:t>Ospanova</w:t>
      </w:r>
      <w:proofErr w:type="spellEnd"/>
      <w:r w:rsidR="00087835" w:rsidRPr="00087835">
        <w:rPr>
          <w:rFonts w:ascii="Times New Roman" w:eastAsia="Times New Roman" w:hAnsi="Times New Roman" w:cs="Times New Roman"/>
          <w:sz w:val="24"/>
          <w:szCs w:val="24"/>
        </w:rPr>
        <w:t>,</w:t>
      </w:r>
      <w:r w:rsidR="00087835">
        <w:rPr>
          <w:rFonts w:ascii="Times New Roman" w:eastAsia="Times New Roman" w:hAnsi="Times New Roman" w:cs="Times New Roman"/>
          <w:sz w:val="24"/>
          <w:szCs w:val="24"/>
        </w:rPr>
        <w:t xml:space="preserve"> </w:t>
      </w:r>
      <w:r w:rsidR="00087835" w:rsidRPr="00087835">
        <w:rPr>
          <w:rFonts w:ascii="Times New Roman" w:eastAsia="Times New Roman" w:hAnsi="Times New Roman" w:cs="Times New Roman"/>
          <w:sz w:val="24"/>
          <w:szCs w:val="24"/>
        </w:rPr>
        <w:t>2014</w:t>
      </w:r>
      <w:r w:rsidR="006F5309" w:rsidRPr="00D0391C">
        <w:rPr>
          <w:rFonts w:ascii="Times New Roman" w:eastAsia="Times New Roman" w:hAnsi="Times New Roman" w:cs="Times New Roman"/>
          <w:sz w:val="24"/>
          <w:szCs w:val="24"/>
        </w:rPr>
        <w:t>)</w:t>
      </w:r>
      <w:r w:rsidRPr="00D0391C">
        <w:rPr>
          <w:rFonts w:ascii="Times New Roman" w:eastAsia="Times New Roman" w:hAnsi="Times New Roman" w:cs="Times New Roman"/>
          <w:sz w:val="24"/>
          <w:szCs w:val="24"/>
        </w:rPr>
        <w:t xml:space="preserve">. As a result, the way certain Kazakh sounds are pronounced has changed. </w:t>
      </w:r>
      <w:r w:rsidR="00C0226C" w:rsidRPr="00C0226C">
        <w:rPr>
          <w:rFonts w:ascii="Times New Roman" w:eastAsia="Times New Roman" w:hAnsi="Times New Roman" w:cs="Times New Roman"/>
          <w:sz w:val="24"/>
          <w:szCs w:val="24"/>
        </w:rPr>
        <w:t>For example, the [q] &lt;қ&gt; sound often shifts towards [k] &lt;к&gt;, and the [ʁ] &lt;ғ&gt; sound shifts towards [ɡ] &lt;г&gt;</w:t>
      </w:r>
      <w:r w:rsidR="00C0226C">
        <w:rPr>
          <w:rFonts w:ascii="Times New Roman" w:eastAsia="Times New Roman" w:hAnsi="Times New Roman" w:cs="Times New Roman"/>
          <w:sz w:val="24"/>
          <w:szCs w:val="24"/>
        </w:rPr>
        <w:t xml:space="preserve"> </w:t>
      </w:r>
      <w:r w:rsidRPr="00D0391C">
        <w:rPr>
          <w:rFonts w:ascii="Times New Roman" w:eastAsia="Times New Roman" w:hAnsi="Times New Roman" w:cs="Times New Roman"/>
          <w:sz w:val="24"/>
          <w:szCs w:val="24"/>
        </w:rPr>
        <w:t>(Sarsenbay et al., 2023).</w:t>
      </w:r>
    </w:p>
    <w:p w14:paraId="349802C5" w14:textId="4DB24FC4" w:rsidR="00CC4AE3" w:rsidRPr="00D0391C" w:rsidRDefault="00994E88" w:rsidP="00D0391C">
      <w:pPr>
        <w:spacing w:line="360"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t xml:space="preserve">Although phonetic and grammatical variation in Kazakh </w:t>
      </w:r>
      <w:r w:rsidR="006F5309" w:rsidRPr="00D0391C">
        <w:rPr>
          <w:rFonts w:ascii="Times New Roman" w:eastAsia="Times New Roman" w:hAnsi="Times New Roman" w:cs="Times New Roman"/>
          <w:sz w:val="24"/>
          <w:szCs w:val="24"/>
        </w:rPr>
        <w:t>have been well-documented,</w:t>
      </w:r>
      <w:r w:rsidRPr="00D0391C">
        <w:rPr>
          <w:rFonts w:ascii="Times New Roman" w:eastAsia="Times New Roman" w:hAnsi="Times New Roman" w:cs="Times New Roman"/>
          <w:sz w:val="24"/>
          <w:szCs w:val="24"/>
        </w:rPr>
        <w:t xml:space="preserve"> lexical variation remains </w:t>
      </w:r>
      <w:r w:rsidR="006F5309" w:rsidRPr="00D0391C">
        <w:rPr>
          <w:rFonts w:ascii="Times New Roman" w:eastAsia="Times New Roman" w:hAnsi="Times New Roman" w:cs="Times New Roman"/>
          <w:sz w:val="24"/>
          <w:szCs w:val="24"/>
        </w:rPr>
        <w:t>understudied</w:t>
      </w:r>
      <w:r w:rsidRPr="00D0391C">
        <w:rPr>
          <w:rFonts w:ascii="Times New Roman" w:eastAsia="Times New Roman" w:hAnsi="Times New Roman" w:cs="Times New Roman"/>
          <w:sz w:val="24"/>
          <w:szCs w:val="24"/>
        </w:rPr>
        <w:t xml:space="preserve">. Few studies have examined how vocabulary differs </w:t>
      </w:r>
      <w:r w:rsidRPr="00D0391C">
        <w:rPr>
          <w:rFonts w:ascii="Times New Roman" w:eastAsia="Times New Roman" w:hAnsi="Times New Roman" w:cs="Times New Roman"/>
          <w:sz w:val="24"/>
          <w:szCs w:val="24"/>
        </w:rPr>
        <w:lastRenderedPageBreak/>
        <w:t>across regions of Kazakhstan</w:t>
      </w:r>
      <w:r w:rsidR="006F5309" w:rsidRPr="00D0391C">
        <w:rPr>
          <w:rFonts w:ascii="Times New Roman" w:eastAsia="Times New Roman" w:hAnsi="Times New Roman" w:cs="Times New Roman"/>
          <w:sz w:val="24"/>
          <w:szCs w:val="24"/>
        </w:rPr>
        <w:t>, and t</w:t>
      </w:r>
      <w:r w:rsidRPr="00D0391C">
        <w:rPr>
          <w:rFonts w:ascii="Times New Roman" w:eastAsia="Times New Roman" w:hAnsi="Times New Roman" w:cs="Times New Roman"/>
          <w:sz w:val="24"/>
          <w:szCs w:val="24"/>
        </w:rPr>
        <w:t xml:space="preserve">here is a lack of detailed analysis of how word usage varies across dialect zones. Most studies on Kazakh regional variation started during the Soviet era (Amanzholov, 1959; </w:t>
      </w:r>
      <w:proofErr w:type="spellStart"/>
      <w:r w:rsidRPr="00D0391C">
        <w:rPr>
          <w:rFonts w:ascii="Times New Roman" w:eastAsia="Times New Roman" w:hAnsi="Times New Roman" w:cs="Times New Roman"/>
          <w:sz w:val="24"/>
          <w:szCs w:val="24"/>
        </w:rPr>
        <w:t>Doskara</w:t>
      </w:r>
      <w:r w:rsidR="008C305A" w:rsidRPr="00D0391C">
        <w:rPr>
          <w:rFonts w:ascii="Times New Roman" w:eastAsia="Times New Roman" w:hAnsi="Times New Roman" w:cs="Times New Roman"/>
          <w:sz w:val="24"/>
          <w:szCs w:val="24"/>
        </w:rPr>
        <w:t>y</w:t>
      </w:r>
      <w:r w:rsidRPr="00D0391C">
        <w:rPr>
          <w:rFonts w:ascii="Times New Roman" w:eastAsia="Times New Roman" w:hAnsi="Times New Roman" w:cs="Times New Roman"/>
          <w:sz w:val="24"/>
          <w:szCs w:val="24"/>
        </w:rPr>
        <w:t>ev</w:t>
      </w:r>
      <w:proofErr w:type="spellEnd"/>
      <w:r w:rsidRPr="00D0391C">
        <w:rPr>
          <w:rFonts w:ascii="Times New Roman" w:eastAsia="Times New Roman" w:hAnsi="Times New Roman" w:cs="Times New Roman"/>
          <w:sz w:val="24"/>
          <w:szCs w:val="24"/>
        </w:rPr>
        <w:t>, 19</w:t>
      </w:r>
      <w:r w:rsidR="008C305A" w:rsidRPr="00D0391C">
        <w:rPr>
          <w:rFonts w:ascii="Times New Roman" w:eastAsia="Times New Roman" w:hAnsi="Times New Roman" w:cs="Times New Roman"/>
          <w:sz w:val="24"/>
          <w:szCs w:val="24"/>
          <w:lang w:val="en-US"/>
        </w:rPr>
        <w:t>61</w:t>
      </w:r>
      <w:r w:rsidRPr="00D0391C">
        <w:rPr>
          <w:rFonts w:ascii="Times New Roman" w:eastAsia="Times New Roman" w:hAnsi="Times New Roman" w:cs="Times New Roman"/>
          <w:sz w:val="24"/>
          <w:szCs w:val="24"/>
        </w:rPr>
        <w:t>), when the language was greatly affected by Russian dominance, government language rules, and the overall social and political situation in the USSR. These early studies of dialects mostly focused on phonetic and morphological features, with lexical differences noted only by chance.</w:t>
      </w:r>
    </w:p>
    <w:p w14:paraId="46AF06E6" w14:textId="3E854889" w:rsidR="00CC4AE3" w:rsidRPr="00D0391C" w:rsidRDefault="00994E88" w:rsidP="00D0391C">
      <w:pPr>
        <w:spacing w:line="360"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t xml:space="preserve">The main </w:t>
      </w:r>
      <w:r w:rsidR="003C7CE2" w:rsidRPr="00D0391C">
        <w:rPr>
          <w:rFonts w:ascii="Times New Roman" w:eastAsia="Times New Roman" w:hAnsi="Times New Roman" w:cs="Times New Roman"/>
          <w:sz w:val="24"/>
          <w:szCs w:val="24"/>
        </w:rPr>
        <w:t xml:space="preserve">existing </w:t>
      </w:r>
      <w:r w:rsidRPr="00D0391C">
        <w:rPr>
          <w:rFonts w:ascii="Times New Roman" w:eastAsia="Times New Roman" w:hAnsi="Times New Roman" w:cs="Times New Roman"/>
          <w:sz w:val="24"/>
          <w:szCs w:val="24"/>
        </w:rPr>
        <w:t>resources on lexical variation include the Dialectological</w:t>
      </w:r>
      <w:r w:rsidR="00252590" w:rsidRPr="00D0391C">
        <w:rPr>
          <w:rFonts w:ascii="Times New Roman" w:eastAsia="Times New Roman" w:hAnsi="Times New Roman" w:cs="Times New Roman"/>
          <w:sz w:val="24"/>
          <w:szCs w:val="24"/>
        </w:rPr>
        <w:t xml:space="preserve"> Dictionary (</w:t>
      </w:r>
      <w:proofErr w:type="spellStart"/>
      <w:r w:rsidR="000D4479" w:rsidRPr="00D0391C">
        <w:rPr>
          <w:rFonts w:ascii="Times New Roman" w:eastAsia="Times New Roman" w:hAnsi="Times New Roman" w:cs="Times New Roman"/>
          <w:sz w:val="24"/>
          <w:szCs w:val="24"/>
          <w:highlight w:val="white"/>
          <w:lang w:val="en-US"/>
        </w:rPr>
        <w:t>Doskarayev</w:t>
      </w:r>
      <w:proofErr w:type="spellEnd"/>
      <w:r w:rsidR="000D4479" w:rsidRPr="00D0391C">
        <w:rPr>
          <w:rFonts w:ascii="Times New Roman" w:eastAsia="Times New Roman" w:hAnsi="Times New Roman" w:cs="Times New Roman"/>
          <w:sz w:val="24"/>
          <w:szCs w:val="24"/>
          <w:highlight w:val="white"/>
          <w:lang w:val="en-US"/>
        </w:rPr>
        <w:t xml:space="preserve"> </w:t>
      </w:r>
      <w:r w:rsidR="00252590" w:rsidRPr="00D0391C">
        <w:rPr>
          <w:rFonts w:ascii="Times New Roman" w:eastAsia="Times New Roman" w:hAnsi="Times New Roman" w:cs="Times New Roman"/>
          <w:sz w:val="24"/>
          <w:szCs w:val="24"/>
          <w:highlight w:val="white"/>
        </w:rPr>
        <w:t>et al.</w:t>
      </w:r>
      <w:r w:rsidR="00252590" w:rsidRPr="00D0391C">
        <w:rPr>
          <w:rFonts w:ascii="Times New Roman" w:eastAsia="Times New Roman" w:hAnsi="Times New Roman" w:cs="Times New Roman"/>
          <w:sz w:val="24"/>
          <w:szCs w:val="24"/>
        </w:rPr>
        <w:t>, 1969)</w:t>
      </w:r>
      <w:r w:rsidRPr="00D0391C">
        <w:rPr>
          <w:rFonts w:ascii="Times New Roman" w:eastAsia="Times New Roman" w:hAnsi="Times New Roman" w:cs="Times New Roman"/>
          <w:sz w:val="24"/>
          <w:szCs w:val="24"/>
        </w:rPr>
        <w:t xml:space="preserve"> and the Dictionary of Kazakh Regionalisms (Kaliev et al., 2005). </w:t>
      </w:r>
      <w:r w:rsidR="00A55C5F" w:rsidRPr="00D0391C">
        <w:rPr>
          <w:rFonts w:ascii="Times New Roman" w:eastAsia="Times New Roman" w:hAnsi="Times New Roman" w:cs="Times New Roman"/>
          <w:sz w:val="24"/>
          <w:szCs w:val="24"/>
        </w:rPr>
        <w:t xml:space="preserve">The main strength of Dialectological </w:t>
      </w:r>
      <w:r w:rsidR="00252590" w:rsidRPr="00D0391C">
        <w:rPr>
          <w:rFonts w:ascii="Times New Roman" w:eastAsia="Times New Roman" w:hAnsi="Times New Roman" w:cs="Times New Roman"/>
          <w:sz w:val="24"/>
          <w:szCs w:val="24"/>
        </w:rPr>
        <w:t>Dictionary (</w:t>
      </w:r>
      <w:proofErr w:type="spellStart"/>
      <w:r w:rsidR="000D4479" w:rsidRPr="00D0391C">
        <w:rPr>
          <w:rFonts w:ascii="Times New Roman" w:eastAsia="Times New Roman" w:hAnsi="Times New Roman" w:cs="Times New Roman"/>
          <w:sz w:val="24"/>
          <w:szCs w:val="24"/>
          <w:highlight w:val="white"/>
        </w:rPr>
        <w:t>Doskarayev</w:t>
      </w:r>
      <w:proofErr w:type="spellEnd"/>
      <w:r w:rsidR="000D4479" w:rsidRPr="00D0391C">
        <w:rPr>
          <w:rFonts w:ascii="Times New Roman" w:eastAsia="Times New Roman" w:hAnsi="Times New Roman" w:cs="Times New Roman"/>
          <w:sz w:val="24"/>
          <w:szCs w:val="24"/>
          <w:highlight w:val="white"/>
        </w:rPr>
        <w:t xml:space="preserve"> </w:t>
      </w:r>
      <w:r w:rsidR="00252590" w:rsidRPr="00D0391C">
        <w:rPr>
          <w:rFonts w:ascii="Times New Roman" w:eastAsia="Times New Roman" w:hAnsi="Times New Roman" w:cs="Times New Roman"/>
          <w:sz w:val="24"/>
          <w:szCs w:val="24"/>
          <w:highlight w:val="white"/>
        </w:rPr>
        <w:t>et al.</w:t>
      </w:r>
      <w:r w:rsidR="00252590" w:rsidRPr="00D0391C">
        <w:rPr>
          <w:rFonts w:ascii="Times New Roman" w:eastAsia="Times New Roman" w:hAnsi="Times New Roman" w:cs="Times New Roman"/>
          <w:sz w:val="24"/>
          <w:szCs w:val="24"/>
        </w:rPr>
        <w:t xml:space="preserve">, 1969) </w:t>
      </w:r>
      <w:r w:rsidR="00A55C5F" w:rsidRPr="00D0391C">
        <w:rPr>
          <w:rFonts w:ascii="Times New Roman" w:eastAsia="Times New Roman" w:hAnsi="Times New Roman" w:cs="Times New Roman"/>
          <w:sz w:val="24"/>
          <w:szCs w:val="24"/>
        </w:rPr>
        <w:t>is its historical importance,</w:t>
      </w:r>
      <w:r w:rsidR="00C0226C" w:rsidRPr="00C0226C">
        <w:t xml:space="preserve"> </w:t>
      </w:r>
      <w:r w:rsidR="00C0226C" w:rsidRPr="00C0226C">
        <w:rPr>
          <w:rFonts w:ascii="Times New Roman" w:eastAsia="Times New Roman" w:hAnsi="Times New Roman" w:cs="Times New Roman"/>
          <w:sz w:val="24"/>
          <w:szCs w:val="24"/>
        </w:rPr>
        <w:t>as it documents how Kazakh dialects were recorded, categorized, and described during the Soviet era</w:t>
      </w:r>
      <w:r w:rsidR="00C0226C">
        <w:rPr>
          <w:rFonts w:ascii="Times New Roman" w:eastAsia="Times New Roman" w:hAnsi="Times New Roman" w:cs="Times New Roman"/>
          <w:sz w:val="24"/>
          <w:szCs w:val="24"/>
        </w:rPr>
        <w:t>, showing the influence of Soviet policies on the Kazakh language</w:t>
      </w:r>
      <w:r w:rsidR="00A55C5F" w:rsidRPr="00D0391C">
        <w:rPr>
          <w:rFonts w:ascii="Times New Roman" w:eastAsia="Times New Roman" w:hAnsi="Times New Roman" w:cs="Times New Roman"/>
          <w:sz w:val="24"/>
          <w:szCs w:val="24"/>
        </w:rPr>
        <w:t xml:space="preserve">. However, the data is largely outdated, </w:t>
      </w:r>
      <w:r w:rsidR="003C7CE2" w:rsidRPr="00D0391C">
        <w:rPr>
          <w:rFonts w:ascii="Times New Roman" w:eastAsia="Times New Roman" w:hAnsi="Times New Roman" w:cs="Times New Roman"/>
          <w:sz w:val="24"/>
          <w:szCs w:val="24"/>
        </w:rPr>
        <w:t xml:space="preserve">since it was </w:t>
      </w:r>
      <w:r w:rsidR="00A55C5F" w:rsidRPr="00D0391C">
        <w:rPr>
          <w:rFonts w:ascii="Times New Roman" w:eastAsia="Times New Roman" w:hAnsi="Times New Roman" w:cs="Times New Roman"/>
          <w:sz w:val="24"/>
          <w:szCs w:val="24"/>
        </w:rPr>
        <w:t>collected over half a century ago, and does not reflect the massive linguistic shifts caused by urbanization, globalization, and the internet.</w:t>
      </w:r>
      <w:r w:rsidR="00252590" w:rsidRPr="00D0391C">
        <w:rPr>
          <w:rFonts w:ascii="Times New Roman" w:eastAsia="Times New Roman" w:hAnsi="Times New Roman" w:cs="Times New Roman"/>
          <w:sz w:val="24"/>
          <w:szCs w:val="24"/>
        </w:rPr>
        <w:t xml:space="preserve"> </w:t>
      </w:r>
      <w:r w:rsidR="00252590" w:rsidRPr="00D0391C">
        <w:rPr>
          <w:rFonts w:ascii="Times New Roman" w:eastAsia="Times New Roman" w:hAnsi="Times New Roman" w:cs="Times New Roman"/>
          <w:sz w:val="24"/>
          <w:szCs w:val="24"/>
          <w:lang w:val="en-US"/>
        </w:rPr>
        <w:t xml:space="preserve">The Dictionary of Kazakh Regionalisms </w:t>
      </w:r>
      <w:r w:rsidR="00252590" w:rsidRPr="00D0391C">
        <w:rPr>
          <w:rFonts w:ascii="Times New Roman" w:eastAsia="Times New Roman" w:hAnsi="Times New Roman" w:cs="Times New Roman"/>
          <w:sz w:val="24"/>
          <w:szCs w:val="24"/>
        </w:rPr>
        <w:t>(Kaliev et al., 2005)</w:t>
      </w:r>
      <w:r w:rsidR="00252590" w:rsidRPr="00D0391C">
        <w:rPr>
          <w:rFonts w:ascii="Times New Roman" w:eastAsia="Times New Roman" w:hAnsi="Times New Roman" w:cs="Times New Roman"/>
          <w:sz w:val="24"/>
          <w:szCs w:val="24"/>
          <w:lang w:val="en-US"/>
        </w:rPr>
        <w:t xml:space="preserve"> was a step towards modernizing the effort. It compiled regional words into a more accessible format. A significant advantage is that it recognizes lexical diversity beyond the standard language. However, a major </w:t>
      </w:r>
      <w:r w:rsidR="003C7CE2" w:rsidRPr="00D0391C">
        <w:rPr>
          <w:rFonts w:ascii="Times New Roman" w:eastAsia="Times New Roman" w:hAnsi="Times New Roman" w:cs="Times New Roman"/>
          <w:sz w:val="24"/>
          <w:szCs w:val="24"/>
          <w:lang w:val="en-US"/>
        </w:rPr>
        <w:t>downside is that it does not</w:t>
      </w:r>
      <w:r w:rsidR="00252590" w:rsidRPr="00D0391C">
        <w:rPr>
          <w:rFonts w:ascii="Times New Roman" w:eastAsia="Times New Roman" w:hAnsi="Times New Roman" w:cs="Times New Roman"/>
          <w:sz w:val="24"/>
          <w:szCs w:val="24"/>
          <w:lang w:val="en-US"/>
        </w:rPr>
        <w:t xml:space="preserve"> distinguish between actively used words and historical or archaic terms that</w:t>
      </w:r>
      <w:r w:rsidR="00F71BD7" w:rsidRPr="00D0391C">
        <w:rPr>
          <w:rFonts w:ascii="Times New Roman" w:eastAsia="Times New Roman" w:hAnsi="Times New Roman" w:cs="Times New Roman"/>
          <w:sz w:val="24"/>
          <w:szCs w:val="24"/>
          <w:lang w:val="en-US"/>
        </w:rPr>
        <w:t xml:space="preserve"> are no longer </w:t>
      </w:r>
      <w:r w:rsidR="00252590" w:rsidRPr="00D0391C">
        <w:rPr>
          <w:rFonts w:ascii="Times New Roman" w:eastAsia="Times New Roman" w:hAnsi="Times New Roman" w:cs="Times New Roman"/>
          <w:sz w:val="24"/>
          <w:szCs w:val="24"/>
          <w:lang w:val="en-US"/>
        </w:rPr>
        <w:t>use</w:t>
      </w:r>
      <w:r w:rsidR="00F71BD7" w:rsidRPr="00D0391C">
        <w:rPr>
          <w:rFonts w:ascii="Times New Roman" w:eastAsia="Times New Roman" w:hAnsi="Times New Roman" w:cs="Times New Roman"/>
          <w:sz w:val="24"/>
          <w:szCs w:val="24"/>
          <w:lang w:val="en-US"/>
        </w:rPr>
        <w:t>d</w:t>
      </w:r>
      <w:r w:rsidR="00252590" w:rsidRPr="00D0391C">
        <w:rPr>
          <w:rFonts w:ascii="Times New Roman" w:eastAsia="Times New Roman" w:hAnsi="Times New Roman" w:cs="Times New Roman"/>
          <w:sz w:val="24"/>
          <w:szCs w:val="24"/>
          <w:lang w:val="en-US"/>
        </w:rPr>
        <w:t>.</w:t>
      </w:r>
      <w:r w:rsidR="00F71BD7" w:rsidRPr="00D0391C">
        <w:rPr>
          <w:rFonts w:ascii="Times New Roman" w:eastAsia="Times New Roman" w:hAnsi="Times New Roman" w:cs="Times New Roman"/>
          <w:sz w:val="24"/>
          <w:szCs w:val="24"/>
          <w:lang w:val="en-US"/>
        </w:rPr>
        <w:t xml:space="preserve"> </w:t>
      </w:r>
      <w:r w:rsidRPr="00D0391C">
        <w:rPr>
          <w:rFonts w:ascii="Times New Roman" w:eastAsia="Times New Roman" w:hAnsi="Times New Roman" w:cs="Times New Roman"/>
          <w:sz w:val="24"/>
          <w:szCs w:val="24"/>
        </w:rPr>
        <w:t xml:space="preserve">These </w:t>
      </w:r>
      <w:r w:rsidR="00252590" w:rsidRPr="00D0391C">
        <w:rPr>
          <w:rFonts w:ascii="Times New Roman" w:eastAsia="Times New Roman" w:hAnsi="Times New Roman" w:cs="Times New Roman"/>
          <w:sz w:val="24"/>
          <w:szCs w:val="24"/>
        </w:rPr>
        <w:t xml:space="preserve">works </w:t>
      </w:r>
      <w:r w:rsidR="00A55C5F" w:rsidRPr="00D0391C">
        <w:rPr>
          <w:rFonts w:ascii="Times New Roman" w:eastAsia="Times New Roman" w:hAnsi="Times New Roman" w:cs="Times New Roman"/>
          <w:sz w:val="24"/>
          <w:szCs w:val="24"/>
        </w:rPr>
        <w:t>function mainly as a list, offering vast inventories of words but no analysis of their usage frequency, social meanings, or geographic distribution.</w:t>
      </w:r>
    </w:p>
    <w:p w14:paraId="43A87C66" w14:textId="77777777" w:rsidR="005A1E60" w:rsidRDefault="005A1E60" w:rsidP="00D0391C">
      <w:pPr>
        <w:spacing w:line="360" w:lineRule="auto"/>
        <w:ind w:firstLine="720"/>
        <w:rPr>
          <w:rFonts w:ascii="Times New Roman" w:eastAsia="Times New Roman" w:hAnsi="Times New Roman" w:cs="Times New Roman"/>
          <w:sz w:val="26"/>
          <w:szCs w:val="26"/>
        </w:rPr>
      </w:pPr>
    </w:p>
    <w:p w14:paraId="31B91C8A" w14:textId="77777777" w:rsidR="005A1E60" w:rsidRDefault="005A1E60" w:rsidP="00D0391C">
      <w:pPr>
        <w:spacing w:line="360" w:lineRule="auto"/>
        <w:ind w:firstLine="720"/>
        <w:rPr>
          <w:rFonts w:ascii="Times New Roman" w:eastAsia="Times New Roman" w:hAnsi="Times New Roman" w:cs="Times New Roman"/>
          <w:sz w:val="26"/>
          <w:szCs w:val="26"/>
        </w:rPr>
      </w:pPr>
    </w:p>
    <w:p w14:paraId="2588988D" w14:textId="1A3C7AC6" w:rsidR="00CC4AE3" w:rsidRPr="004A147A" w:rsidRDefault="003C7CE2" w:rsidP="007A144B">
      <w:pPr>
        <w:spacing w:line="360" w:lineRule="auto"/>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rPr>
        <w:t xml:space="preserve">3. </w:t>
      </w:r>
      <w:r w:rsidRPr="00E4470F">
        <w:rPr>
          <w:rFonts w:ascii="Times New Roman" w:eastAsia="Times New Roman" w:hAnsi="Times New Roman" w:cs="Times New Roman"/>
          <w:b/>
          <w:bCs/>
          <w:sz w:val="32"/>
          <w:szCs w:val="32"/>
        </w:rPr>
        <w:t>Method</w:t>
      </w:r>
      <w:r>
        <w:rPr>
          <w:rFonts w:ascii="Times New Roman" w:eastAsia="Times New Roman" w:hAnsi="Times New Roman" w:cs="Times New Roman"/>
          <w:b/>
          <w:bCs/>
          <w:sz w:val="32"/>
          <w:szCs w:val="32"/>
        </w:rPr>
        <w:t>s</w:t>
      </w:r>
    </w:p>
    <w:p w14:paraId="04511877" w14:textId="7B9AFA3A" w:rsidR="00CC4AE3" w:rsidRPr="00D0391C" w:rsidRDefault="00E4470F" w:rsidP="00D0391C">
      <w:pPr>
        <w:spacing w:line="335"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t xml:space="preserve">The main aim of </w:t>
      </w:r>
      <w:r w:rsidR="003C7CE2" w:rsidRPr="00D0391C">
        <w:rPr>
          <w:rFonts w:ascii="Times New Roman" w:eastAsia="Times New Roman" w:hAnsi="Times New Roman" w:cs="Times New Roman"/>
          <w:sz w:val="24"/>
          <w:szCs w:val="24"/>
        </w:rPr>
        <w:t>this paper</w:t>
      </w:r>
      <w:r w:rsidRPr="00D0391C">
        <w:rPr>
          <w:rFonts w:ascii="Times New Roman" w:eastAsia="Times New Roman" w:hAnsi="Times New Roman" w:cs="Times New Roman"/>
          <w:sz w:val="24"/>
          <w:szCs w:val="24"/>
        </w:rPr>
        <w:t xml:space="preserve"> is to </w:t>
      </w:r>
      <w:r w:rsidR="003C7CE2" w:rsidRPr="00D0391C">
        <w:rPr>
          <w:rFonts w:ascii="Times New Roman" w:eastAsia="Times New Roman" w:hAnsi="Times New Roman" w:cs="Times New Roman"/>
          <w:sz w:val="24"/>
          <w:szCs w:val="24"/>
        </w:rPr>
        <w:t xml:space="preserve">a) </w:t>
      </w:r>
      <w:r w:rsidRPr="00D0391C">
        <w:rPr>
          <w:rFonts w:ascii="Times New Roman" w:eastAsia="Times New Roman" w:hAnsi="Times New Roman" w:cs="Times New Roman"/>
          <w:sz w:val="24"/>
          <w:szCs w:val="24"/>
        </w:rPr>
        <w:t xml:space="preserve">examine the </w:t>
      </w:r>
      <w:r w:rsidR="003C7CE2" w:rsidRPr="00D0391C">
        <w:rPr>
          <w:rFonts w:ascii="Times New Roman" w:eastAsia="Times New Roman" w:hAnsi="Times New Roman" w:cs="Times New Roman"/>
          <w:sz w:val="24"/>
          <w:szCs w:val="24"/>
        </w:rPr>
        <w:t xml:space="preserve">word choices </w:t>
      </w:r>
      <w:r w:rsidRPr="00D0391C">
        <w:rPr>
          <w:rFonts w:ascii="Times New Roman" w:eastAsia="Times New Roman" w:hAnsi="Times New Roman" w:cs="Times New Roman"/>
          <w:sz w:val="24"/>
          <w:szCs w:val="24"/>
        </w:rPr>
        <w:t>of different speakers, with a focus on lexical variation</w:t>
      </w:r>
      <w:r w:rsidR="00C07169" w:rsidRPr="00D0391C">
        <w:rPr>
          <w:rFonts w:ascii="Times New Roman" w:eastAsia="Times New Roman" w:hAnsi="Times New Roman" w:cs="Times New Roman"/>
          <w:sz w:val="24"/>
          <w:szCs w:val="24"/>
        </w:rPr>
        <w:t xml:space="preserve"> and</w:t>
      </w:r>
      <w:r w:rsidR="003C7CE2" w:rsidRPr="00D0391C">
        <w:rPr>
          <w:rFonts w:ascii="Times New Roman" w:eastAsia="Times New Roman" w:hAnsi="Times New Roman" w:cs="Times New Roman"/>
          <w:sz w:val="24"/>
          <w:szCs w:val="24"/>
        </w:rPr>
        <w:t xml:space="preserve"> b)</w:t>
      </w:r>
      <w:r w:rsidR="00C07169" w:rsidRPr="00D0391C">
        <w:rPr>
          <w:rFonts w:ascii="Times New Roman" w:eastAsia="Times New Roman" w:hAnsi="Times New Roman" w:cs="Times New Roman"/>
          <w:sz w:val="24"/>
          <w:szCs w:val="24"/>
        </w:rPr>
        <w:t xml:space="preserve"> explore whether such variation leads to misunderstandings.</w:t>
      </w:r>
      <w:r w:rsidRPr="00D0391C">
        <w:rPr>
          <w:rFonts w:ascii="Times New Roman" w:eastAsia="Times New Roman" w:hAnsi="Times New Roman" w:cs="Times New Roman"/>
          <w:sz w:val="24"/>
          <w:szCs w:val="24"/>
        </w:rPr>
        <w:t xml:space="preserve"> </w:t>
      </w:r>
      <w:r w:rsidR="00BC3103" w:rsidRPr="00D0391C">
        <w:rPr>
          <w:rFonts w:ascii="Times New Roman" w:eastAsia="Times New Roman" w:hAnsi="Times New Roman" w:cs="Times New Roman"/>
          <w:sz w:val="24"/>
          <w:szCs w:val="24"/>
        </w:rPr>
        <w:t xml:space="preserve">To this end, </w:t>
      </w:r>
      <w:r w:rsidRPr="00D0391C">
        <w:rPr>
          <w:rFonts w:ascii="Times New Roman" w:eastAsia="Times New Roman" w:hAnsi="Times New Roman" w:cs="Times New Roman"/>
          <w:sz w:val="24"/>
          <w:szCs w:val="24"/>
        </w:rPr>
        <w:t>I</w:t>
      </w:r>
      <w:r w:rsidR="00D615F7" w:rsidRPr="00D0391C">
        <w:rPr>
          <w:rFonts w:ascii="Times New Roman" w:eastAsia="Times New Roman" w:hAnsi="Times New Roman" w:cs="Times New Roman"/>
          <w:sz w:val="24"/>
          <w:szCs w:val="24"/>
        </w:rPr>
        <w:t xml:space="preserve"> created a </w:t>
      </w:r>
      <w:r w:rsidR="00BC3103" w:rsidRPr="00D0391C">
        <w:rPr>
          <w:rFonts w:ascii="Times New Roman" w:eastAsia="Times New Roman" w:hAnsi="Times New Roman" w:cs="Times New Roman"/>
          <w:sz w:val="24"/>
          <w:szCs w:val="24"/>
        </w:rPr>
        <w:t xml:space="preserve">written </w:t>
      </w:r>
      <w:r w:rsidR="00D615F7" w:rsidRPr="00D0391C">
        <w:rPr>
          <w:rFonts w:ascii="Times New Roman" w:eastAsia="Times New Roman" w:hAnsi="Times New Roman" w:cs="Times New Roman"/>
          <w:sz w:val="24"/>
          <w:szCs w:val="24"/>
        </w:rPr>
        <w:t xml:space="preserve">survey </w:t>
      </w:r>
      <w:r w:rsidR="00BC3103" w:rsidRPr="00D0391C">
        <w:rPr>
          <w:rFonts w:ascii="Times New Roman" w:eastAsia="Times New Roman" w:hAnsi="Times New Roman" w:cs="Times New Roman"/>
          <w:sz w:val="24"/>
          <w:szCs w:val="24"/>
        </w:rPr>
        <w:t xml:space="preserve">to collect novel data from native Kazakh speakers across Kazakhstan. </w:t>
      </w:r>
      <w:r w:rsidR="00D615F7" w:rsidRPr="00D0391C">
        <w:rPr>
          <w:rFonts w:ascii="Times New Roman" w:eastAsia="Times New Roman" w:hAnsi="Times New Roman" w:cs="Times New Roman"/>
          <w:sz w:val="24"/>
          <w:szCs w:val="24"/>
        </w:rPr>
        <w:t xml:space="preserve">40 people from different cities and </w:t>
      </w:r>
      <w:r w:rsidR="001A054F" w:rsidRPr="00D0391C">
        <w:rPr>
          <w:rFonts w:ascii="Times New Roman" w:eastAsia="Times New Roman" w:hAnsi="Times New Roman" w:cs="Times New Roman"/>
          <w:sz w:val="24"/>
          <w:szCs w:val="24"/>
        </w:rPr>
        <w:t xml:space="preserve">main dialect </w:t>
      </w:r>
      <w:proofErr w:type="gramStart"/>
      <w:r w:rsidR="001A054F" w:rsidRPr="00D0391C">
        <w:rPr>
          <w:rFonts w:ascii="Times New Roman" w:eastAsia="Times New Roman" w:hAnsi="Times New Roman" w:cs="Times New Roman"/>
          <w:sz w:val="24"/>
          <w:szCs w:val="24"/>
        </w:rPr>
        <w:t>areas</w:t>
      </w:r>
      <w:r w:rsidR="00BC3103" w:rsidRPr="00D0391C">
        <w:rPr>
          <w:rFonts w:ascii="Times New Roman" w:eastAsia="Times New Roman" w:hAnsi="Times New Roman" w:cs="Times New Roman"/>
          <w:sz w:val="24"/>
          <w:szCs w:val="24"/>
        </w:rPr>
        <w:t>(</w:t>
      </w:r>
      <w:proofErr w:type="gramEnd"/>
      <w:r w:rsidR="001A054F" w:rsidRPr="00D0391C">
        <w:rPr>
          <w:rFonts w:ascii="Times New Roman" w:eastAsia="Times New Roman" w:hAnsi="Times New Roman" w:cs="Times New Roman"/>
          <w:sz w:val="24"/>
          <w:szCs w:val="24"/>
        </w:rPr>
        <w:t xml:space="preserve">Southern, </w:t>
      </w:r>
      <w:r w:rsidR="00FE7533" w:rsidRPr="00D0391C">
        <w:rPr>
          <w:rFonts w:ascii="Times New Roman" w:eastAsia="Times New Roman" w:hAnsi="Times New Roman" w:cs="Times New Roman"/>
          <w:sz w:val="24"/>
          <w:szCs w:val="24"/>
        </w:rPr>
        <w:t>W</w:t>
      </w:r>
      <w:r w:rsidR="001A054F" w:rsidRPr="00D0391C">
        <w:rPr>
          <w:rFonts w:ascii="Times New Roman" w:eastAsia="Times New Roman" w:hAnsi="Times New Roman" w:cs="Times New Roman"/>
          <w:sz w:val="24"/>
          <w:szCs w:val="24"/>
        </w:rPr>
        <w:t xml:space="preserve">estern and </w:t>
      </w:r>
      <w:r w:rsidR="00FE7533" w:rsidRPr="00D0391C">
        <w:rPr>
          <w:rFonts w:ascii="Times New Roman" w:eastAsia="Times New Roman" w:hAnsi="Times New Roman" w:cs="Times New Roman"/>
          <w:sz w:val="24"/>
          <w:szCs w:val="24"/>
        </w:rPr>
        <w:t>N</w:t>
      </w:r>
      <w:r w:rsidR="001A054F" w:rsidRPr="00D0391C">
        <w:rPr>
          <w:rFonts w:ascii="Times New Roman" w:eastAsia="Times New Roman" w:hAnsi="Times New Roman" w:cs="Times New Roman"/>
          <w:sz w:val="24"/>
          <w:szCs w:val="24"/>
        </w:rPr>
        <w:t xml:space="preserve">ortheastern </w:t>
      </w:r>
      <w:r w:rsidR="00BC3103" w:rsidRPr="00D0391C">
        <w:rPr>
          <w:rFonts w:ascii="Times New Roman" w:eastAsia="Times New Roman" w:hAnsi="Times New Roman" w:cs="Times New Roman"/>
          <w:sz w:val="24"/>
          <w:szCs w:val="24"/>
        </w:rPr>
        <w:t xml:space="preserve">regions) </w:t>
      </w:r>
      <w:r w:rsidR="001A054F" w:rsidRPr="00D0391C">
        <w:rPr>
          <w:rFonts w:ascii="Times New Roman" w:eastAsia="Times New Roman" w:hAnsi="Times New Roman" w:cs="Times New Roman"/>
          <w:sz w:val="24"/>
          <w:szCs w:val="24"/>
        </w:rPr>
        <w:t>participated</w:t>
      </w:r>
      <w:r w:rsidR="00D615F7" w:rsidRPr="00D0391C">
        <w:rPr>
          <w:rFonts w:ascii="Times New Roman" w:eastAsia="Times New Roman" w:hAnsi="Times New Roman" w:cs="Times New Roman"/>
          <w:sz w:val="24"/>
          <w:szCs w:val="24"/>
        </w:rPr>
        <w:t xml:space="preserve">. </w:t>
      </w:r>
      <w:r w:rsidR="00FE7533" w:rsidRPr="00D0391C">
        <w:rPr>
          <w:rFonts w:ascii="Times New Roman" w:eastAsia="Times New Roman" w:hAnsi="Times New Roman" w:cs="Times New Roman"/>
          <w:sz w:val="24"/>
          <w:szCs w:val="24"/>
        </w:rPr>
        <w:t xml:space="preserve">The </w:t>
      </w:r>
      <w:r w:rsidR="00BC3103" w:rsidRPr="00D0391C">
        <w:rPr>
          <w:rFonts w:ascii="Times New Roman" w:eastAsia="Times New Roman" w:hAnsi="Times New Roman" w:cs="Times New Roman"/>
          <w:sz w:val="24"/>
          <w:szCs w:val="24"/>
        </w:rPr>
        <w:t xml:space="preserve">demographic </w:t>
      </w:r>
      <w:r w:rsidR="00FE7533" w:rsidRPr="00D0391C">
        <w:rPr>
          <w:rFonts w:ascii="Times New Roman" w:eastAsia="Times New Roman" w:hAnsi="Times New Roman" w:cs="Times New Roman"/>
          <w:sz w:val="24"/>
          <w:szCs w:val="24"/>
        </w:rPr>
        <w:t>data that I collected from participants includes their place of residence, age, and gender.</w:t>
      </w:r>
      <w:r w:rsidR="001A054F" w:rsidRPr="00D0391C">
        <w:rPr>
          <w:rFonts w:ascii="Times New Roman" w:eastAsia="Times New Roman" w:hAnsi="Times New Roman" w:cs="Times New Roman"/>
          <w:sz w:val="24"/>
          <w:szCs w:val="24"/>
        </w:rPr>
        <w:br/>
      </w:r>
      <w:r w:rsidR="00D615F7" w:rsidRPr="00D0391C">
        <w:rPr>
          <w:rFonts w:ascii="Times New Roman" w:eastAsia="Times New Roman" w:hAnsi="Times New Roman" w:cs="Times New Roman"/>
          <w:sz w:val="24"/>
          <w:szCs w:val="24"/>
        </w:rPr>
        <w:t>In the survey</w:t>
      </w:r>
      <w:r w:rsidR="00BC3103" w:rsidRPr="00D0391C">
        <w:rPr>
          <w:rFonts w:ascii="Times New Roman" w:eastAsia="Times New Roman" w:hAnsi="Times New Roman" w:cs="Times New Roman"/>
          <w:sz w:val="24"/>
          <w:szCs w:val="24"/>
        </w:rPr>
        <w:t>,</w:t>
      </w:r>
      <w:r w:rsidR="00D964E4" w:rsidRPr="00D0391C">
        <w:rPr>
          <w:rFonts w:ascii="Times New Roman" w:eastAsia="Times New Roman" w:hAnsi="Times New Roman" w:cs="Times New Roman"/>
          <w:sz w:val="24"/>
          <w:szCs w:val="24"/>
          <w:lang w:val="en-US"/>
        </w:rPr>
        <w:t xml:space="preserve"> </w:t>
      </w:r>
      <w:r w:rsidR="00D964E4" w:rsidRPr="00D0391C">
        <w:rPr>
          <w:rFonts w:ascii="Times New Roman" w:eastAsia="Times New Roman" w:hAnsi="Times New Roman" w:cs="Times New Roman"/>
          <w:sz w:val="24"/>
          <w:szCs w:val="24"/>
        </w:rPr>
        <w:t xml:space="preserve">participants were shown a set of images </w:t>
      </w:r>
      <w:r w:rsidR="00BC3103" w:rsidRPr="00D0391C">
        <w:rPr>
          <w:rFonts w:ascii="Times New Roman" w:eastAsia="Times New Roman" w:hAnsi="Times New Roman" w:cs="Times New Roman"/>
          <w:sz w:val="24"/>
          <w:szCs w:val="24"/>
        </w:rPr>
        <w:t xml:space="preserve">of </w:t>
      </w:r>
      <w:r w:rsidR="00D964E4" w:rsidRPr="00D0391C">
        <w:rPr>
          <w:rFonts w:ascii="Times New Roman" w:eastAsia="Times New Roman" w:hAnsi="Times New Roman" w:cs="Times New Roman"/>
          <w:sz w:val="24"/>
          <w:szCs w:val="24"/>
        </w:rPr>
        <w:t>common objects (</w:t>
      </w:r>
      <w:r w:rsidR="002C079A">
        <w:rPr>
          <w:rFonts w:ascii="Times New Roman" w:eastAsia="Times New Roman" w:hAnsi="Times New Roman" w:cs="Times New Roman"/>
          <w:sz w:val="24"/>
          <w:szCs w:val="24"/>
        </w:rPr>
        <w:t>T</w:t>
      </w:r>
      <w:r w:rsidR="00C0226C">
        <w:rPr>
          <w:rFonts w:ascii="Times New Roman" w:eastAsia="Times New Roman" w:hAnsi="Times New Roman" w:cs="Times New Roman"/>
          <w:sz w:val="24"/>
          <w:szCs w:val="24"/>
        </w:rPr>
        <w:t xml:space="preserve">owel, </w:t>
      </w:r>
      <w:r w:rsidR="002C079A">
        <w:rPr>
          <w:rFonts w:ascii="Times New Roman" w:eastAsia="Times New Roman" w:hAnsi="Times New Roman" w:cs="Times New Roman"/>
          <w:sz w:val="24"/>
          <w:szCs w:val="24"/>
        </w:rPr>
        <w:t>M</w:t>
      </w:r>
      <w:r w:rsidR="00C0226C">
        <w:rPr>
          <w:rFonts w:ascii="Times New Roman" w:eastAsia="Times New Roman" w:hAnsi="Times New Roman" w:cs="Times New Roman"/>
          <w:sz w:val="24"/>
          <w:szCs w:val="24"/>
        </w:rPr>
        <w:t xml:space="preserve">atches, </w:t>
      </w:r>
      <w:r w:rsidR="002C079A">
        <w:rPr>
          <w:rFonts w:ascii="Times New Roman" w:eastAsia="Times New Roman" w:hAnsi="Times New Roman" w:cs="Times New Roman"/>
          <w:sz w:val="24"/>
          <w:szCs w:val="24"/>
        </w:rPr>
        <w:t>P</w:t>
      </w:r>
      <w:r w:rsidR="00C0226C">
        <w:rPr>
          <w:rFonts w:ascii="Times New Roman" w:eastAsia="Times New Roman" w:hAnsi="Times New Roman" w:cs="Times New Roman"/>
          <w:sz w:val="24"/>
          <w:szCs w:val="24"/>
        </w:rPr>
        <w:t xml:space="preserve">illow, </w:t>
      </w:r>
      <w:r w:rsidR="002C079A">
        <w:rPr>
          <w:rFonts w:ascii="Times New Roman" w:eastAsia="Times New Roman" w:hAnsi="Times New Roman" w:cs="Times New Roman"/>
          <w:sz w:val="24"/>
          <w:szCs w:val="24"/>
        </w:rPr>
        <w:t>W</w:t>
      </w:r>
      <w:r w:rsidR="00C0226C">
        <w:rPr>
          <w:rFonts w:ascii="Times New Roman" w:eastAsia="Times New Roman" w:hAnsi="Times New Roman" w:cs="Times New Roman"/>
          <w:sz w:val="24"/>
          <w:szCs w:val="24"/>
        </w:rPr>
        <w:t xml:space="preserve">atermelon, </w:t>
      </w:r>
      <w:r w:rsidR="002C079A">
        <w:rPr>
          <w:rFonts w:ascii="Times New Roman" w:eastAsia="Times New Roman" w:hAnsi="Times New Roman" w:cs="Times New Roman"/>
          <w:sz w:val="24"/>
          <w:szCs w:val="24"/>
        </w:rPr>
        <w:t>S</w:t>
      </w:r>
      <w:r w:rsidR="00C0226C">
        <w:rPr>
          <w:rFonts w:ascii="Times New Roman" w:eastAsia="Times New Roman" w:hAnsi="Times New Roman" w:cs="Times New Roman"/>
          <w:sz w:val="24"/>
          <w:szCs w:val="24"/>
        </w:rPr>
        <w:t xml:space="preserve">ugar, Shirt, </w:t>
      </w:r>
      <w:proofErr w:type="gramStart"/>
      <w:r w:rsidR="00C0226C">
        <w:rPr>
          <w:rFonts w:ascii="Times New Roman" w:eastAsia="Times New Roman" w:hAnsi="Times New Roman" w:cs="Times New Roman"/>
          <w:sz w:val="24"/>
          <w:szCs w:val="24"/>
        </w:rPr>
        <w:t xml:space="preserve">Aunt </w:t>
      </w:r>
      <w:r w:rsidR="00D964E4" w:rsidRPr="00D0391C">
        <w:rPr>
          <w:rFonts w:ascii="Times New Roman" w:eastAsia="Times New Roman" w:hAnsi="Times New Roman" w:cs="Times New Roman"/>
          <w:sz w:val="24"/>
          <w:szCs w:val="24"/>
        </w:rPr>
        <w:t>)</w:t>
      </w:r>
      <w:proofErr w:type="gramEnd"/>
      <w:r w:rsidR="00D964E4" w:rsidRPr="00D0391C">
        <w:rPr>
          <w:rFonts w:ascii="Times New Roman" w:eastAsia="Times New Roman" w:hAnsi="Times New Roman" w:cs="Times New Roman"/>
          <w:sz w:val="24"/>
          <w:szCs w:val="24"/>
        </w:rPr>
        <w:t xml:space="preserve"> </w:t>
      </w:r>
      <w:r w:rsidR="00D615F7" w:rsidRPr="00D0391C">
        <w:rPr>
          <w:rFonts w:ascii="Times New Roman" w:eastAsia="Times New Roman" w:hAnsi="Times New Roman" w:cs="Times New Roman"/>
          <w:sz w:val="24"/>
          <w:szCs w:val="24"/>
        </w:rPr>
        <w:t xml:space="preserve">and </w:t>
      </w:r>
      <w:r w:rsidR="00D964E4" w:rsidRPr="00D0391C">
        <w:rPr>
          <w:rFonts w:ascii="Times New Roman" w:eastAsia="Times New Roman" w:hAnsi="Times New Roman" w:cs="Times New Roman"/>
          <w:sz w:val="24"/>
          <w:szCs w:val="24"/>
        </w:rPr>
        <w:t xml:space="preserve">each participant </w:t>
      </w:r>
      <w:r w:rsidR="004A147A" w:rsidRPr="00D0391C">
        <w:rPr>
          <w:rFonts w:ascii="Times New Roman" w:eastAsia="Times New Roman" w:hAnsi="Times New Roman" w:cs="Times New Roman"/>
          <w:sz w:val="24"/>
          <w:szCs w:val="24"/>
        </w:rPr>
        <w:t xml:space="preserve">answered </w:t>
      </w:r>
      <w:r w:rsidR="00BC3103" w:rsidRPr="00D0391C">
        <w:rPr>
          <w:rFonts w:ascii="Times New Roman" w:eastAsia="Times New Roman" w:hAnsi="Times New Roman" w:cs="Times New Roman"/>
          <w:sz w:val="24"/>
          <w:szCs w:val="24"/>
        </w:rPr>
        <w:t>the</w:t>
      </w:r>
      <w:r w:rsidR="004A147A" w:rsidRPr="00D0391C">
        <w:rPr>
          <w:rFonts w:ascii="Times New Roman" w:eastAsia="Times New Roman" w:hAnsi="Times New Roman" w:cs="Times New Roman"/>
          <w:sz w:val="24"/>
          <w:szCs w:val="24"/>
        </w:rPr>
        <w:t xml:space="preserve"> question</w:t>
      </w:r>
      <w:r w:rsidR="00BC3103" w:rsidRPr="00D0391C">
        <w:rPr>
          <w:rFonts w:ascii="Times New Roman" w:eastAsia="Times New Roman" w:hAnsi="Times New Roman" w:cs="Times New Roman"/>
          <w:sz w:val="24"/>
          <w:szCs w:val="24"/>
        </w:rPr>
        <w:t>,</w:t>
      </w:r>
      <w:r w:rsidR="004A147A" w:rsidRPr="00D0391C">
        <w:rPr>
          <w:rFonts w:ascii="Times New Roman" w:eastAsia="Times New Roman" w:hAnsi="Times New Roman" w:cs="Times New Roman"/>
          <w:sz w:val="24"/>
          <w:szCs w:val="24"/>
        </w:rPr>
        <w:t xml:space="preserve"> </w:t>
      </w:r>
      <w:r w:rsidR="00D615F7" w:rsidRPr="00D0391C">
        <w:rPr>
          <w:rFonts w:ascii="Times New Roman" w:eastAsia="Times New Roman" w:hAnsi="Times New Roman" w:cs="Times New Roman"/>
          <w:sz w:val="24"/>
          <w:szCs w:val="24"/>
        </w:rPr>
        <w:t xml:space="preserve">"What word do you use for this in your area?" This way, I could see what words are actually used in </w:t>
      </w:r>
      <w:r w:rsidR="00D615F7" w:rsidRPr="00D0391C">
        <w:rPr>
          <w:rFonts w:ascii="Times New Roman" w:eastAsia="Times New Roman" w:hAnsi="Times New Roman" w:cs="Times New Roman"/>
          <w:sz w:val="24"/>
          <w:szCs w:val="24"/>
        </w:rPr>
        <w:lastRenderedPageBreak/>
        <w:t>different places without suggesting any answers.</w:t>
      </w:r>
      <w:r w:rsidR="00D964E4" w:rsidRPr="00D0391C">
        <w:rPr>
          <w:rFonts w:ascii="Times New Roman" w:eastAsia="Times New Roman" w:hAnsi="Times New Roman" w:cs="Times New Roman"/>
          <w:sz w:val="24"/>
          <w:szCs w:val="24"/>
        </w:rPr>
        <w:t xml:space="preserve"> After completing the image-based task, participants were asked whether they had ever experienced communication difficulties due to lexical differences between regions.</w:t>
      </w:r>
      <w:r w:rsidR="00D964E4" w:rsidRPr="00D0391C">
        <w:rPr>
          <w:rFonts w:ascii="Inter Fallback" w:hAnsi="Inter Fallback"/>
          <w:color w:val="343B44"/>
          <w:sz w:val="24"/>
          <w:szCs w:val="24"/>
          <w:shd w:val="clear" w:color="auto" w:fill="FFFFFF"/>
        </w:rPr>
        <w:t xml:space="preserve"> </w:t>
      </w:r>
      <w:r w:rsidR="00D964E4" w:rsidRPr="00D0391C">
        <w:rPr>
          <w:rFonts w:ascii="Times New Roman" w:eastAsia="Times New Roman" w:hAnsi="Times New Roman" w:cs="Times New Roman"/>
          <w:sz w:val="24"/>
          <w:szCs w:val="24"/>
        </w:rPr>
        <w:t xml:space="preserve">This part of the survey helped to show not only that lexical differences exist, but also how important they are socially, and </w:t>
      </w:r>
      <w:r w:rsidR="00BC3103" w:rsidRPr="00D0391C">
        <w:rPr>
          <w:rFonts w:ascii="Times New Roman" w:eastAsia="Times New Roman" w:hAnsi="Times New Roman" w:cs="Times New Roman"/>
          <w:sz w:val="24"/>
          <w:szCs w:val="24"/>
        </w:rPr>
        <w:t xml:space="preserve">whether </w:t>
      </w:r>
      <w:r w:rsidR="00D964E4" w:rsidRPr="00D0391C">
        <w:rPr>
          <w:rFonts w:ascii="Times New Roman" w:eastAsia="Times New Roman" w:hAnsi="Times New Roman" w:cs="Times New Roman"/>
          <w:sz w:val="24"/>
          <w:szCs w:val="24"/>
        </w:rPr>
        <w:t>they influence daily conversations among Kazakh speakers.</w:t>
      </w:r>
      <w:r w:rsidR="00DD0794" w:rsidRPr="00D0391C">
        <w:rPr>
          <w:rFonts w:ascii="Times New Roman" w:eastAsia="Times New Roman" w:hAnsi="Times New Roman" w:cs="Times New Roman"/>
          <w:sz w:val="24"/>
          <w:szCs w:val="24"/>
        </w:rPr>
        <w:t xml:space="preserve"> </w:t>
      </w:r>
    </w:p>
    <w:p w14:paraId="36244C65" w14:textId="77777777" w:rsidR="00280355" w:rsidRPr="00D0391C" w:rsidRDefault="00DD0794" w:rsidP="00D0391C">
      <w:pPr>
        <w:spacing w:line="335"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t xml:space="preserve">The collected lexical variants were organized according to region and their frequencies </w:t>
      </w:r>
      <w:r w:rsidR="00FC3DBF" w:rsidRPr="00D0391C">
        <w:rPr>
          <w:rFonts w:ascii="Times New Roman" w:eastAsia="Times New Roman" w:hAnsi="Times New Roman" w:cs="Times New Roman"/>
          <w:sz w:val="24"/>
          <w:szCs w:val="24"/>
        </w:rPr>
        <w:t xml:space="preserve">were </w:t>
      </w:r>
      <w:r w:rsidRPr="00D0391C">
        <w:rPr>
          <w:rFonts w:ascii="Times New Roman" w:eastAsia="Times New Roman" w:hAnsi="Times New Roman" w:cs="Times New Roman"/>
          <w:sz w:val="24"/>
          <w:szCs w:val="24"/>
        </w:rPr>
        <w:t>calculated.</w:t>
      </w:r>
      <w:r w:rsidRPr="00D0391C">
        <w:rPr>
          <w:rFonts w:ascii="Inter Fallback" w:hAnsi="Inter Fallback"/>
          <w:color w:val="343B44"/>
          <w:sz w:val="24"/>
          <w:szCs w:val="24"/>
          <w:shd w:val="clear" w:color="auto" w:fill="FFFFFF"/>
        </w:rPr>
        <w:t xml:space="preserve"> </w:t>
      </w:r>
      <w:r w:rsidRPr="00D0391C">
        <w:rPr>
          <w:rFonts w:ascii="Times New Roman" w:eastAsia="Times New Roman" w:hAnsi="Times New Roman" w:cs="Times New Roman"/>
          <w:sz w:val="24"/>
          <w:szCs w:val="24"/>
        </w:rPr>
        <w:t>Then, I constructed stacked charts to visualize the spread of different word variants used across Kazakhstan</w:t>
      </w:r>
      <w:r w:rsidR="00FC3DBF" w:rsidRPr="00D0391C">
        <w:rPr>
          <w:rFonts w:ascii="Times New Roman" w:eastAsia="Times New Roman" w:hAnsi="Times New Roman" w:cs="Times New Roman"/>
          <w:sz w:val="24"/>
          <w:szCs w:val="24"/>
        </w:rPr>
        <w:t xml:space="preserve">. This step helped better understand which variants are most common in each region and highlighted the extent of variation. </w:t>
      </w:r>
    </w:p>
    <w:p w14:paraId="29939D41" w14:textId="77777777" w:rsidR="005648EA" w:rsidRDefault="005648EA" w:rsidP="00D0391C">
      <w:pPr>
        <w:spacing w:line="335" w:lineRule="auto"/>
        <w:ind w:firstLine="720"/>
        <w:rPr>
          <w:rFonts w:ascii="Times New Roman" w:eastAsia="Times New Roman" w:hAnsi="Times New Roman" w:cs="Times New Roman"/>
          <w:sz w:val="26"/>
          <w:szCs w:val="26"/>
        </w:rPr>
      </w:pPr>
    </w:p>
    <w:p w14:paraId="1F0482EF" w14:textId="77777777" w:rsidR="004A1164" w:rsidRDefault="004A1164" w:rsidP="00D0391C">
      <w:pPr>
        <w:spacing w:line="335" w:lineRule="auto"/>
        <w:ind w:firstLine="720"/>
        <w:rPr>
          <w:rFonts w:ascii="Times New Roman" w:eastAsia="Times New Roman" w:hAnsi="Times New Roman" w:cs="Times New Roman"/>
          <w:sz w:val="26"/>
          <w:szCs w:val="26"/>
        </w:rPr>
      </w:pPr>
    </w:p>
    <w:p w14:paraId="0B1FC6C5" w14:textId="77777777" w:rsidR="00136556" w:rsidRDefault="00136556" w:rsidP="00D0391C">
      <w:pPr>
        <w:spacing w:line="335" w:lineRule="auto"/>
        <w:ind w:firstLine="720"/>
        <w:rPr>
          <w:rFonts w:ascii="Times New Roman" w:eastAsia="Times New Roman" w:hAnsi="Times New Roman" w:cs="Times New Roman"/>
          <w:b/>
          <w:bCs/>
          <w:sz w:val="32"/>
          <w:szCs w:val="32"/>
        </w:rPr>
      </w:pPr>
    </w:p>
    <w:p w14:paraId="5D193307" w14:textId="77777777" w:rsidR="00E61690" w:rsidRDefault="00BC3103" w:rsidP="007A144B">
      <w:pPr>
        <w:spacing w:line="335"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4. </w:t>
      </w:r>
      <w:r w:rsidR="004A1164" w:rsidRPr="004A1164">
        <w:rPr>
          <w:rFonts w:ascii="Times New Roman" w:eastAsia="Times New Roman" w:hAnsi="Times New Roman" w:cs="Times New Roman"/>
          <w:b/>
          <w:bCs/>
          <w:sz w:val="32"/>
          <w:szCs w:val="32"/>
        </w:rPr>
        <w:t>Results</w:t>
      </w:r>
    </w:p>
    <w:p w14:paraId="2AC78DFA" w14:textId="2B0CA4EB" w:rsidR="00DD0794" w:rsidRPr="00D0391C" w:rsidRDefault="00DD0794" w:rsidP="00D0391C">
      <w:pPr>
        <w:spacing w:line="335"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t>This section reveals the findings from the analysis of lexical variation across 3 main dialects zones: Southern, Western, Northeastern</w:t>
      </w:r>
      <w:r w:rsidR="00BC3103" w:rsidRPr="00D0391C">
        <w:rPr>
          <w:rFonts w:ascii="Times New Roman" w:eastAsia="Times New Roman" w:hAnsi="Times New Roman" w:cs="Times New Roman"/>
          <w:sz w:val="24"/>
          <w:szCs w:val="24"/>
        </w:rPr>
        <w:t>, following Amanzholov’s (1959) regional distinctions</w:t>
      </w:r>
      <w:r w:rsidRPr="00D0391C">
        <w:rPr>
          <w:rFonts w:ascii="Times New Roman" w:eastAsia="Times New Roman" w:hAnsi="Times New Roman" w:cs="Times New Roman"/>
          <w:sz w:val="24"/>
          <w:szCs w:val="24"/>
        </w:rPr>
        <w:t xml:space="preserve">. </w:t>
      </w:r>
      <w:r w:rsidR="00AF0091" w:rsidRPr="00D0391C">
        <w:rPr>
          <w:rFonts w:ascii="Times New Roman" w:eastAsia="Times New Roman" w:hAnsi="Times New Roman" w:cs="Times New Roman"/>
          <w:sz w:val="24"/>
          <w:szCs w:val="24"/>
        </w:rPr>
        <w:t xml:space="preserve">The analysis is based on responses from 40 participants who provided lexical choices for a set of everyday objects. The participants </w:t>
      </w:r>
      <w:r w:rsidR="00BC3103" w:rsidRPr="00D0391C">
        <w:rPr>
          <w:rFonts w:ascii="Times New Roman" w:eastAsia="Times New Roman" w:hAnsi="Times New Roman" w:cs="Times New Roman"/>
          <w:sz w:val="24"/>
          <w:szCs w:val="24"/>
        </w:rPr>
        <w:t xml:space="preserve">consist </w:t>
      </w:r>
      <w:r w:rsidR="00AF0091" w:rsidRPr="00D0391C">
        <w:rPr>
          <w:rFonts w:ascii="Times New Roman" w:eastAsia="Times New Roman" w:hAnsi="Times New Roman" w:cs="Times New Roman"/>
          <w:sz w:val="24"/>
          <w:szCs w:val="24"/>
        </w:rPr>
        <w:t>of 20 males and 20 females</w:t>
      </w:r>
      <w:r w:rsidR="00BC3103" w:rsidRPr="00D0391C">
        <w:rPr>
          <w:rFonts w:ascii="Times New Roman" w:eastAsia="Times New Roman" w:hAnsi="Times New Roman" w:cs="Times New Roman"/>
          <w:sz w:val="24"/>
          <w:szCs w:val="24"/>
        </w:rPr>
        <w:t>, between the ages of 14 and 19</w:t>
      </w:r>
      <w:r w:rsidR="00C42CFD">
        <w:t>.</w:t>
      </w:r>
      <w:r w:rsidR="00E36845" w:rsidRPr="00E36845">
        <w:t xml:space="preserve"> </w:t>
      </w:r>
      <w:r w:rsidR="00E36845" w:rsidRPr="00D0391C">
        <w:rPr>
          <w:rFonts w:ascii="Times New Roman" w:hAnsi="Times New Roman" w:cs="Times New Roman"/>
          <w:sz w:val="24"/>
          <w:szCs w:val="24"/>
        </w:rPr>
        <w:t>In the discussion, I address lexical patterns within each region, then compare similarities and differences across the three zones</w:t>
      </w:r>
      <w:r w:rsidR="00C42CFD" w:rsidRPr="00D0391C">
        <w:rPr>
          <w:rFonts w:ascii="Times New Roman" w:hAnsi="Times New Roman" w:cs="Times New Roman"/>
          <w:sz w:val="24"/>
          <w:szCs w:val="24"/>
        </w:rPr>
        <w:t>, followed by a discussion of inter-regional misunderstandings</w:t>
      </w:r>
      <w:r w:rsidR="00E36845" w:rsidRPr="00E36845">
        <w:rPr>
          <w:rFonts w:ascii="Times New Roman" w:hAnsi="Times New Roman" w:cs="Times New Roman"/>
          <w:sz w:val="24"/>
          <w:szCs w:val="24"/>
        </w:rPr>
        <w:t>.</w:t>
      </w:r>
    </w:p>
    <w:p w14:paraId="449E8204" w14:textId="77777777" w:rsidR="00AF0091" w:rsidRDefault="00AF0091" w:rsidP="00D0391C">
      <w:pPr>
        <w:spacing w:line="335" w:lineRule="auto"/>
        <w:ind w:firstLine="720"/>
        <w:rPr>
          <w:rFonts w:ascii="Times New Roman" w:eastAsia="Times New Roman" w:hAnsi="Times New Roman" w:cs="Times New Roman"/>
          <w:sz w:val="26"/>
          <w:szCs w:val="26"/>
        </w:rPr>
      </w:pPr>
    </w:p>
    <w:p w14:paraId="0FEEB743" w14:textId="77777777" w:rsidR="00E36845" w:rsidRDefault="00E36845" w:rsidP="00D0391C">
      <w:pPr>
        <w:spacing w:line="335" w:lineRule="auto"/>
        <w:ind w:firstLine="720"/>
        <w:rPr>
          <w:rFonts w:ascii="Times New Roman" w:eastAsia="Times New Roman" w:hAnsi="Times New Roman" w:cs="Times New Roman"/>
          <w:b/>
          <w:bCs/>
          <w:sz w:val="28"/>
          <w:szCs w:val="28"/>
        </w:rPr>
      </w:pPr>
    </w:p>
    <w:p w14:paraId="53F936B7" w14:textId="77777777" w:rsidR="00E36845" w:rsidRDefault="00E36845" w:rsidP="00D0391C">
      <w:pPr>
        <w:spacing w:line="335" w:lineRule="auto"/>
        <w:ind w:firstLine="720"/>
        <w:rPr>
          <w:rFonts w:ascii="Times New Roman" w:eastAsia="Times New Roman" w:hAnsi="Times New Roman" w:cs="Times New Roman"/>
          <w:b/>
          <w:bCs/>
          <w:sz w:val="28"/>
          <w:szCs w:val="28"/>
        </w:rPr>
      </w:pPr>
    </w:p>
    <w:p w14:paraId="1AB4FF39" w14:textId="77777777" w:rsidR="00E36845" w:rsidRDefault="00E36845" w:rsidP="00D0391C">
      <w:pPr>
        <w:spacing w:line="335" w:lineRule="auto"/>
        <w:ind w:firstLine="720"/>
        <w:rPr>
          <w:rFonts w:ascii="Times New Roman" w:eastAsia="Times New Roman" w:hAnsi="Times New Roman" w:cs="Times New Roman"/>
          <w:b/>
          <w:bCs/>
          <w:sz w:val="28"/>
          <w:szCs w:val="28"/>
        </w:rPr>
      </w:pPr>
    </w:p>
    <w:p w14:paraId="2CAFE109" w14:textId="77777777" w:rsidR="00E36845" w:rsidRDefault="00E36845" w:rsidP="00D0391C">
      <w:pPr>
        <w:spacing w:line="335" w:lineRule="auto"/>
        <w:ind w:firstLine="720"/>
        <w:rPr>
          <w:rFonts w:ascii="Times New Roman" w:eastAsia="Times New Roman" w:hAnsi="Times New Roman" w:cs="Times New Roman"/>
          <w:b/>
          <w:bCs/>
          <w:sz w:val="28"/>
          <w:szCs w:val="28"/>
        </w:rPr>
      </w:pPr>
    </w:p>
    <w:p w14:paraId="7258DA01" w14:textId="77777777" w:rsidR="00E36845" w:rsidRDefault="00E36845" w:rsidP="00D0391C">
      <w:pPr>
        <w:spacing w:line="335" w:lineRule="auto"/>
        <w:ind w:firstLine="720"/>
        <w:rPr>
          <w:rFonts w:ascii="Times New Roman" w:eastAsia="Times New Roman" w:hAnsi="Times New Roman" w:cs="Times New Roman"/>
          <w:b/>
          <w:bCs/>
          <w:sz w:val="28"/>
          <w:szCs w:val="28"/>
        </w:rPr>
      </w:pPr>
    </w:p>
    <w:p w14:paraId="55B039FE" w14:textId="77777777" w:rsidR="00E36845" w:rsidRDefault="00E36845" w:rsidP="00D0391C">
      <w:pPr>
        <w:spacing w:line="335" w:lineRule="auto"/>
        <w:ind w:firstLine="720"/>
        <w:rPr>
          <w:rFonts w:ascii="Times New Roman" w:eastAsia="Times New Roman" w:hAnsi="Times New Roman" w:cs="Times New Roman"/>
          <w:b/>
          <w:bCs/>
          <w:sz w:val="28"/>
          <w:szCs w:val="28"/>
        </w:rPr>
      </w:pPr>
    </w:p>
    <w:p w14:paraId="64ADB930" w14:textId="77777777" w:rsidR="00E36845" w:rsidRDefault="00E36845" w:rsidP="00D0391C">
      <w:pPr>
        <w:spacing w:line="335" w:lineRule="auto"/>
        <w:ind w:firstLine="720"/>
        <w:rPr>
          <w:rFonts w:ascii="Times New Roman" w:eastAsia="Times New Roman" w:hAnsi="Times New Roman" w:cs="Times New Roman"/>
          <w:b/>
          <w:bCs/>
          <w:sz w:val="28"/>
          <w:szCs w:val="28"/>
        </w:rPr>
      </w:pPr>
    </w:p>
    <w:p w14:paraId="77A64033" w14:textId="77777777" w:rsidR="00E36845" w:rsidRDefault="00E36845" w:rsidP="00D0391C">
      <w:pPr>
        <w:spacing w:line="335" w:lineRule="auto"/>
        <w:ind w:firstLine="720"/>
        <w:rPr>
          <w:rFonts w:ascii="Times New Roman" w:eastAsia="Times New Roman" w:hAnsi="Times New Roman" w:cs="Times New Roman"/>
          <w:b/>
          <w:bCs/>
          <w:sz w:val="28"/>
          <w:szCs w:val="28"/>
        </w:rPr>
      </w:pPr>
    </w:p>
    <w:p w14:paraId="3FF9D598" w14:textId="77777777" w:rsidR="00E36845" w:rsidRDefault="00E36845" w:rsidP="00D0391C">
      <w:pPr>
        <w:spacing w:line="335" w:lineRule="auto"/>
        <w:ind w:firstLine="720"/>
        <w:rPr>
          <w:rFonts w:ascii="Times New Roman" w:eastAsia="Times New Roman" w:hAnsi="Times New Roman" w:cs="Times New Roman"/>
          <w:b/>
          <w:bCs/>
          <w:sz w:val="28"/>
          <w:szCs w:val="28"/>
        </w:rPr>
      </w:pPr>
    </w:p>
    <w:p w14:paraId="6E8405CD" w14:textId="77777777" w:rsidR="00E36845" w:rsidRDefault="00E36845" w:rsidP="00D0391C">
      <w:pPr>
        <w:spacing w:line="335" w:lineRule="auto"/>
        <w:ind w:firstLine="720"/>
        <w:rPr>
          <w:rFonts w:ascii="Times New Roman" w:eastAsia="Times New Roman" w:hAnsi="Times New Roman" w:cs="Times New Roman"/>
          <w:b/>
          <w:bCs/>
          <w:sz w:val="28"/>
          <w:szCs w:val="28"/>
        </w:rPr>
      </w:pPr>
    </w:p>
    <w:p w14:paraId="59DF84A7" w14:textId="77777777" w:rsidR="00E36845" w:rsidRDefault="00E36845" w:rsidP="00D0391C">
      <w:pPr>
        <w:spacing w:line="335" w:lineRule="auto"/>
        <w:ind w:firstLine="720"/>
        <w:rPr>
          <w:rFonts w:ascii="Times New Roman" w:eastAsia="Times New Roman" w:hAnsi="Times New Roman" w:cs="Times New Roman"/>
          <w:b/>
          <w:bCs/>
          <w:sz w:val="28"/>
          <w:szCs w:val="28"/>
        </w:rPr>
      </w:pPr>
    </w:p>
    <w:p w14:paraId="6EF0EC2F" w14:textId="77777777" w:rsidR="003F65C8" w:rsidRPr="00D0391C" w:rsidRDefault="003F65C8" w:rsidP="007A144B">
      <w:pPr>
        <w:spacing w:line="335" w:lineRule="auto"/>
        <w:rPr>
          <w:rFonts w:ascii="Times New Roman" w:eastAsia="Times New Roman" w:hAnsi="Times New Roman" w:cs="Times New Roman"/>
          <w:b/>
          <w:bCs/>
          <w:sz w:val="28"/>
          <w:szCs w:val="28"/>
        </w:rPr>
      </w:pPr>
      <w:r w:rsidRPr="00D0391C">
        <w:rPr>
          <w:rFonts w:ascii="Times New Roman" w:eastAsia="Times New Roman" w:hAnsi="Times New Roman" w:cs="Times New Roman"/>
          <w:b/>
          <w:bCs/>
          <w:sz w:val="28"/>
          <w:szCs w:val="28"/>
        </w:rPr>
        <w:t>4.1. Individual lexical variables</w:t>
      </w:r>
    </w:p>
    <w:p w14:paraId="73B8168A" w14:textId="06711552" w:rsidR="00275EF7" w:rsidRDefault="00E36845" w:rsidP="00D0391C">
      <w:pPr>
        <w:spacing w:line="335" w:lineRule="auto"/>
        <w:ind w:firstLine="720"/>
        <w:rPr>
          <w:rFonts w:ascii="Times New Roman" w:eastAsia="Times New Roman" w:hAnsi="Times New Roman" w:cs="Times New Roman"/>
          <w:lang w:val="en-US"/>
        </w:rPr>
      </w:pPr>
      <w:r w:rsidRPr="00E36845">
        <w:rPr>
          <w:rFonts w:ascii="Times New Roman" w:eastAsia="Times New Roman" w:hAnsi="Times New Roman" w:cs="Times New Roman"/>
          <w:sz w:val="24"/>
          <w:szCs w:val="24"/>
        </w:rPr>
        <w:t xml:space="preserve">The analysis of the variable </w:t>
      </w:r>
      <w:r w:rsidRPr="00E36845">
        <w:rPr>
          <w:rFonts w:ascii="Times New Roman" w:eastAsia="Times New Roman" w:hAnsi="Times New Roman" w:cs="Times New Roman"/>
          <w:i/>
          <w:iCs/>
          <w:sz w:val="24"/>
          <w:szCs w:val="24"/>
        </w:rPr>
        <w:t>“</w:t>
      </w:r>
      <w:r w:rsidRPr="00D0391C">
        <w:rPr>
          <w:rFonts w:ascii="Times New Roman" w:eastAsia="Times New Roman" w:hAnsi="Times New Roman" w:cs="Times New Roman"/>
          <w:sz w:val="24"/>
          <w:szCs w:val="24"/>
        </w:rPr>
        <w:t>PILLOW</w:t>
      </w:r>
      <w:r w:rsidRPr="00E36845">
        <w:rPr>
          <w:rFonts w:ascii="Times New Roman" w:eastAsia="Times New Roman" w:hAnsi="Times New Roman" w:cs="Times New Roman"/>
          <w:i/>
          <w:iCs/>
          <w:sz w:val="24"/>
          <w:szCs w:val="24"/>
        </w:rPr>
        <w:t>”</w:t>
      </w:r>
      <w:r w:rsidRPr="00E36845">
        <w:rPr>
          <w:rFonts w:ascii="Times New Roman" w:eastAsia="Times New Roman" w:hAnsi="Times New Roman" w:cs="Times New Roman"/>
          <w:sz w:val="24"/>
          <w:szCs w:val="24"/>
        </w:rPr>
        <w:t xml:space="preserve"> revealed three distinct lexical variants recorded in the survey data. These responses were collected from participants across three different regions, allowing for a comparison of regional preferences in word choice. </w:t>
      </w:r>
      <w:r w:rsidRPr="00D0391C">
        <w:rPr>
          <w:rFonts w:ascii="Times New Roman" w:eastAsia="Times New Roman" w:hAnsi="Times New Roman" w:cs="Times New Roman"/>
          <w:b/>
          <w:bCs/>
          <w:sz w:val="24"/>
          <w:szCs w:val="24"/>
        </w:rPr>
        <w:t>Figure 1</w:t>
      </w:r>
      <w:r w:rsidRPr="00E36845">
        <w:rPr>
          <w:rFonts w:ascii="Times New Roman" w:eastAsia="Times New Roman" w:hAnsi="Times New Roman" w:cs="Times New Roman"/>
          <w:sz w:val="24"/>
          <w:szCs w:val="24"/>
        </w:rPr>
        <w:t xml:space="preserve"> illustrates the frequency of each variant, expressed as percentages, and highlights how usage patterns differ among the three regions.</w:t>
      </w:r>
      <w:r w:rsidRPr="00E36845" w:rsidDel="00E36845">
        <w:rPr>
          <w:rFonts w:ascii="Times New Roman" w:eastAsia="Times New Roman" w:hAnsi="Times New Roman" w:cs="Times New Roman"/>
          <w:sz w:val="24"/>
          <w:szCs w:val="24"/>
        </w:rPr>
        <w:t xml:space="preserve"> </w:t>
      </w:r>
      <w:r w:rsidR="00C2451D">
        <w:rPr>
          <w:rFonts w:ascii="Times New Roman" w:eastAsia="Times New Roman" w:hAnsi="Times New Roman" w:cs="Times New Roman"/>
          <w:noProof/>
        </w:rPr>
        <w:drawing>
          <wp:inline distT="0" distB="0" distL="0" distR="0" wp14:anchorId="6D1DD27B" wp14:editId="2C20A987">
            <wp:extent cx="5486400" cy="32004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845B1F4" w14:textId="77777777" w:rsidR="00CE7716" w:rsidRDefault="00CE7716" w:rsidP="00D0391C">
      <w:pPr>
        <w:spacing w:line="335" w:lineRule="auto"/>
        <w:ind w:firstLine="720"/>
        <w:jc w:val="center"/>
        <w:rPr>
          <w:rFonts w:ascii="Times New Roman" w:eastAsia="Times New Roman" w:hAnsi="Times New Roman" w:cs="Times New Roman"/>
          <w:b/>
          <w:bCs/>
          <w:lang w:val="en-US"/>
        </w:rPr>
      </w:pPr>
      <w:r w:rsidRPr="00CE7716">
        <w:rPr>
          <w:rFonts w:ascii="Times New Roman" w:eastAsia="Times New Roman" w:hAnsi="Times New Roman" w:cs="Times New Roman"/>
          <w:b/>
          <w:bCs/>
          <w:lang w:val="en-US"/>
        </w:rPr>
        <w:t>Figure 1</w:t>
      </w:r>
    </w:p>
    <w:p w14:paraId="24C8C75E" w14:textId="77777777" w:rsidR="00B47B24" w:rsidRDefault="00B47B24" w:rsidP="00D0391C">
      <w:pPr>
        <w:spacing w:line="335" w:lineRule="auto"/>
        <w:ind w:firstLine="720"/>
        <w:jc w:val="center"/>
        <w:rPr>
          <w:rFonts w:ascii="Times New Roman" w:eastAsia="Times New Roman" w:hAnsi="Times New Roman" w:cs="Times New Roman"/>
          <w:b/>
          <w:bCs/>
          <w:lang w:val="en-US"/>
        </w:rPr>
      </w:pPr>
    </w:p>
    <w:p w14:paraId="45952003" w14:textId="77777777" w:rsidR="003B1AE4" w:rsidRPr="00D0391C" w:rsidRDefault="003B1AE4" w:rsidP="00D0391C">
      <w:pPr>
        <w:pStyle w:val="ListParagraph"/>
        <w:numPr>
          <w:ilvl w:val="0"/>
          <w:numId w:val="13"/>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Southern</w:t>
      </w:r>
      <w:r w:rsidRPr="00D0391C">
        <w:rPr>
          <w:rFonts w:ascii="Times New Roman" w:eastAsia="Times New Roman" w:hAnsi="Times New Roman" w:cs="Times New Roman"/>
          <w:sz w:val="24"/>
          <w:szCs w:val="24"/>
          <w:lang w:val="en-US"/>
        </w:rPr>
        <w:t xml:space="preserve">: The overwhelming majority used </w:t>
      </w:r>
      <w:r w:rsidRPr="00D0391C">
        <w:rPr>
          <w:rFonts w:ascii="Times New Roman" w:eastAsia="Times New Roman" w:hAnsi="Times New Roman" w:cs="Times New Roman"/>
          <w:b/>
          <w:bCs/>
          <w:sz w:val="24"/>
          <w:szCs w:val="24"/>
          <w:lang w:val="en-US"/>
        </w:rPr>
        <w:t>“Жастық”</w:t>
      </w:r>
      <w:r w:rsidRPr="00D0391C">
        <w:rPr>
          <w:rFonts w:ascii="Times New Roman" w:eastAsia="Times New Roman" w:hAnsi="Times New Roman" w:cs="Times New Roman"/>
          <w:sz w:val="24"/>
          <w:szCs w:val="24"/>
          <w:lang w:val="en-US"/>
        </w:rPr>
        <w:t xml:space="preserve"> (93.5%). A small minority (6.5%) preferred the Russian loanword </w:t>
      </w:r>
      <w:r w:rsidRPr="00D0391C">
        <w:rPr>
          <w:rFonts w:ascii="Times New Roman" w:eastAsia="Times New Roman" w:hAnsi="Times New Roman" w:cs="Times New Roman"/>
          <w:b/>
          <w:bCs/>
          <w:sz w:val="24"/>
          <w:szCs w:val="24"/>
          <w:lang w:val="en-US"/>
        </w:rPr>
        <w:t>“Подушка”</w:t>
      </w:r>
      <w:r w:rsidRPr="00D0391C">
        <w:rPr>
          <w:rFonts w:ascii="Times New Roman" w:eastAsia="Times New Roman" w:hAnsi="Times New Roman" w:cs="Times New Roman"/>
          <w:sz w:val="24"/>
          <w:szCs w:val="24"/>
          <w:lang w:val="en-US"/>
        </w:rPr>
        <w:t>.</w:t>
      </w:r>
    </w:p>
    <w:p w14:paraId="04F9FC25" w14:textId="77777777" w:rsidR="003B1AE4" w:rsidRPr="00D0391C" w:rsidRDefault="003B1AE4" w:rsidP="007A144B">
      <w:pPr>
        <w:pStyle w:val="ListParagraph"/>
        <w:numPr>
          <w:ilvl w:val="0"/>
          <w:numId w:val="13"/>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Western</w:t>
      </w:r>
      <w:r w:rsidRPr="00D0391C">
        <w:rPr>
          <w:rFonts w:ascii="Times New Roman" w:eastAsia="Times New Roman" w:hAnsi="Times New Roman" w:cs="Times New Roman"/>
          <w:sz w:val="24"/>
          <w:szCs w:val="24"/>
          <w:lang w:val="en-US"/>
        </w:rPr>
        <w:t xml:space="preserve">: The dominant variant was </w:t>
      </w:r>
      <w:r w:rsidRPr="00D0391C">
        <w:rPr>
          <w:rFonts w:ascii="Times New Roman" w:eastAsia="Times New Roman" w:hAnsi="Times New Roman" w:cs="Times New Roman"/>
          <w:b/>
          <w:bCs/>
          <w:sz w:val="24"/>
          <w:szCs w:val="24"/>
          <w:lang w:val="en-US"/>
        </w:rPr>
        <w:t>“Көпшік”</w:t>
      </w:r>
      <w:r w:rsidRPr="00D0391C">
        <w:rPr>
          <w:rFonts w:ascii="Times New Roman" w:eastAsia="Times New Roman" w:hAnsi="Times New Roman" w:cs="Times New Roman"/>
          <w:sz w:val="24"/>
          <w:szCs w:val="24"/>
          <w:lang w:val="en-US"/>
        </w:rPr>
        <w:t xml:space="preserve"> (75%), with </w:t>
      </w:r>
      <w:r w:rsidR="00E61690" w:rsidRPr="00D0391C">
        <w:rPr>
          <w:rFonts w:ascii="Times New Roman" w:eastAsia="Times New Roman" w:hAnsi="Times New Roman" w:cs="Times New Roman"/>
          <w:sz w:val="24"/>
          <w:szCs w:val="24"/>
          <w:lang w:val="en-US"/>
        </w:rPr>
        <w:t xml:space="preserve">a </w:t>
      </w:r>
      <w:r w:rsidRPr="00D0391C">
        <w:rPr>
          <w:rFonts w:ascii="Times New Roman" w:eastAsia="Times New Roman" w:hAnsi="Times New Roman" w:cs="Times New Roman"/>
          <w:sz w:val="24"/>
          <w:szCs w:val="24"/>
          <w:lang w:val="en-US"/>
        </w:rPr>
        <w:t xml:space="preserve">minority using </w:t>
      </w:r>
      <w:r w:rsidRPr="00D0391C">
        <w:rPr>
          <w:rFonts w:ascii="Times New Roman" w:eastAsia="Times New Roman" w:hAnsi="Times New Roman" w:cs="Times New Roman"/>
          <w:b/>
          <w:bCs/>
          <w:sz w:val="24"/>
          <w:szCs w:val="24"/>
          <w:lang w:val="en-US"/>
        </w:rPr>
        <w:t xml:space="preserve">“Жастық” </w:t>
      </w:r>
      <w:r w:rsidRPr="00D0391C">
        <w:rPr>
          <w:rFonts w:ascii="Times New Roman" w:eastAsia="Times New Roman" w:hAnsi="Times New Roman" w:cs="Times New Roman"/>
          <w:sz w:val="24"/>
          <w:szCs w:val="24"/>
          <w:lang w:val="en-US"/>
        </w:rPr>
        <w:t>(25%).</w:t>
      </w:r>
    </w:p>
    <w:p w14:paraId="054ABDE2" w14:textId="77777777" w:rsidR="002341FE" w:rsidRPr="00D0391C" w:rsidRDefault="003B1AE4" w:rsidP="007A144B">
      <w:pPr>
        <w:pStyle w:val="ListParagraph"/>
        <w:numPr>
          <w:ilvl w:val="0"/>
          <w:numId w:val="13"/>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Northeastern</w:t>
      </w:r>
      <w:r w:rsidRPr="00D0391C">
        <w:rPr>
          <w:rFonts w:ascii="Times New Roman" w:eastAsia="Times New Roman" w:hAnsi="Times New Roman" w:cs="Times New Roman"/>
          <w:sz w:val="24"/>
          <w:szCs w:val="24"/>
          <w:lang w:val="en-US"/>
        </w:rPr>
        <w:t xml:space="preserve">: Nearly all speakers used </w:t>
      </w:r>
      <w:r w:rsidRPr="00D0391C">
        <w:rPr>
          <w:rFonts w:ascii="Times New Roman" w:eastAsia="Times New Roman" w:hAnsi="Times New Roman" w:cs="Times New Roman"/>
          <w:b/>
          <w:bCs/>
          <w:sz w:val="24"/>
          <w:szCs w:val="24"/>
          <w:lang w:val="en-US"/>
        </w:rPr>
        <w:t>“Жастық”</w:t>
      </w:r>
      <w:r w:rsidRPr="00D0391C">
        <w:rPr>
          <w:rFonts w:ascii="Times New Roman" w:eastAsia="Times New Roman" w:hAnsi="Times New Roman" w:cs="Times New Roman"/>
          <w:sz w:val="24"/>
          <w:szCs w:val="24"/>
          <w:lang w:val="en-US"/>
        </w:rPr>
        <w:t xml:space="preserve"> (88.9%), with only few speakers using </w:t>
      </w:r>
      <w:r w:rsidRPr="00D0391C">
        <w:rPr>
          <w:rFonts w:ascii="Times New Roman" w:eastAsia="Times New Roman" w:hAnsi="Times New Roman" w:cs="Times New Roman"/>
          <w:b/>
          <w:bCs/>
          <w:sz w:val="24"/>
          <w:szCs w:val="24"/>
          <w:lang w:val="en-US"/>
        </w:rPr>
        <w:t>“</w:t>
      </w:r>
      <w:r w:rsidRPr="00D0391C">
        <w:rPr>
          <w:rFonts w:ascii="Times New Roman" w:eastAsia="Times New Roman" w:hAnsi="Times New Roman" w:cs="Times New Roman"/>
          <w:b/>
          <w:bCs/>
          <w:sz w:val="24"/>
          <w:szCs w:val="24"/>
          <w:lang w:val="ru-RU"/>
        </w:rPr>
        <w:t>К</w:t>
      </w:r>
      <w:r w:rsidRPr="00D0391C">
        <w:rPr>
          <w:rFonts w:ascii="Times New Roman" w:eastAsia="Times New Roman" w:hAnsi="Times New Roman" w:cs="Times New Roman"/>
          <w:b/>
          <w:bCs/>
          <w:sz w:val="24"/>
          <w:szCs w:val="24"/>
          <w:lang w:val="kk-KZ"/>
        </w:rPr>
        <w:t>өпшік</w:t>
      </w:r>
      <w:r w:rsidRPr="00D0391C">
        <w:rPr>
          <w:rFonts w:ascii="Times New Roman" w:eastAsia="Times New Roman" w:hAnsi="Times New Roman" w:cs="Times New Roman"/>
          <w:b/>
          <w:bCs/>
          <w:sz w:val="24"/>
          <w:szCs w:val="24"/>
          <w:lang w:val="en-US"/>
        </w:rPr>
        <w:t>”</w:t>
      </w:r>
      <w:r w:rsidRPr="00D0391C">
        <w:rPr>
          <w:rFonts w:ascii="Times New Roman" w:eastAsia="Times New Roman" w:hAnsi="Times New Roman" w:cs="Times New Roman"/>
          <w:b/>
          <w:bCs/>
          <w:sz w:val="24"/>
          <w:szCs w:val="24"/>
          <w:lang w:val="kk-KZ"/>
        </w:rPr>
        <w:t xml:space="preserve"> </w:t>
      </w:r>
      <w:r w:rsidRPr="00D0391C">
        <w:rPr>
          <w:rFonts w:ascii="Times New Roman" w:eastAsia="Times New Roman" w:hAnsi="Times New Roman" w:cs="Times New Roman"/>
          <w:sz w:val="24"/>
          <w:szCs w:val="24"/>
          <w:lang w:val="en-US"/>
        </w:rPr>
        <w:t>(11.1%)</w:t>
      </w:r>
    </w:p>
    <w:p w14:paraId="1F63418C" w14:textId="77777777" w:rsidR="002341FE" w:rsidRPr="00D0391C" w:rsidRDefault="002341FE" w:rsidP="00D0391C">
      <w:pPr>
        <w:spacing w:line="335" w:lineRule="auto"/>
        <w:ind w:firstLine="720"/>
        <w:rPr>
          <w:rFonts w:ascii="Times New Roman" w:eastAsia="Times New Roman" w:hAnsi="Times New Roman" w:cs="Times New Roman"/>
          <w:sz w:val="24"/>
          <w:szCs w:val="24"/>
        </w:rPr>
      </w:pPr>
    </w:p>
    <w:p w14:paraId="3DD66569" w14:textId="77777777" w:rsidR="002341FE" w:rsidRPr="00D0391C" w:rsidRDefault="002341FE" w:rsidP="00D0391C">
      <w:pPr>
        <w:spacing w:line="335" w:lineRule="auto"/>
        <w:ind w:firstLine="720"/>
        <w:rPr>
          <w:rFonts w:ascii="Times New Roman" w:eastAsia="Times New Roman" w:hAnsi="Times New Roman" w:cs="Times New Roman"/>
          <w:sz w:val="24"/>
          <w:szCs w:val="24"/>
        </w:rPr>
      </w:pPr>
    </w:p>
    <w:p w14:paraId="64FD46E8" w14:textId="77777777" w:rsidR="00E36845" w:rsidRDefault="00E36845" w:rsidP="00D0391C">
      <w:pPr>
        <w:spacing w:line="335" w:lineRule="auto"/>
        <w:ind w:firstLine="720"/>
        <w:rPr>
          <w:rFonts w:ascii="Times New Roman" w:eastAsia="Times New Roman" w:hAnsi="Times New Roman" w:cs="Times New Roman"/>
          <w:sz w:val="24"/>
          <w:szCs w:val="24"/>
        </w:rPr>
      </w:pPr>
    </w:p>
    <w:p w14:paraId="63962359" w14:textId="77777777" w:rsidR="00E36845" w:rsidRDefault="00E36845" w:rsidP="00D0391C">
      <w:pPr>
        <w:spacing w:line="335" w:lineRule="auto"/>
        <w:ind w:firstLine="720"/>
        <w:rPr>
          <w:rFonts w:ascii="Times New Roman" w:eastAsia="Times New Roman" w:hAnsi="Times New Roman" w:cs="Times New Roman"/>
          <w:sz w:val="24"/>
          <w:szCs w:val="24"/>
        </w:rPr>
      </w:pPr>
    </w:p>
    <w:p w14:paraId="11D6EAD8" w14:textId="77777777" w:rsidR="00E36845" w:rsidRDefault="00E36845" w:rsidP="00D0391C">
      <w:pPr>
        <w:spacing w:line="335" w:lineRule="auto"/>
        <w:ind w:firstLine="720"/>
        <w:rPr>
          <w:rFonts w:ascii="Times New Roman" w:eastAsia="Times New Roman" w:hAnsi="Times New Roman" w:cs="Times New Roman"/>
          <w:sz w:val="24"/>
          <w:szCs w:val="24"/>
        </w:rPr>
      </w:pPr>
    </w:p>
    <w:p w14:paraId="7CFC2E51" w14:textId="3B4B8E4E" w:rsidR="00EB19E2" w:rsidRDefault="00EB19E2" w:rsidP="00D0391C">
      <w:pPr>
        <w:spacing w:line="335" w:lineRule="auto"/>
        <w:ind w:firstLine="720"/>
        <w:rPr>
          <w:rFonts w:ascii="Times New Roman" w:eastAsia="Times New Roman" w:hAnsi="Times New Roman" w:cs="Times New Roman"/>
          <w:sz w:val="26"/>
          <w:szCs w:val="26"/>
        </w:rPr>
      </w:pPr>
      <w:r w:rsidRPr="00D0391C">
        <w:rPr>
          <w:rFonts w:ascii="Times New Roman" w:eastAsia="Times New Roman" w:hAnsi="Times New Roman" w:cs="Times New Roman"/>
          <w:sz w:val="24"/>
          <w:szCs w:val="24"/>
        </w:rPr>
        <w:lastRenderedPageBreak/>
        <w:t>The analysis for the word "</w:t>
      </w:r>
      <w:r w:rsidR="007A144B">
        <w:rPr>
          <w:rFonts w:ascii="Times New Roman" w:eastAsia="Times New Roman" w:hAnsi="Times New Roman" w:cs="Times New Roman"/>
          <w:sz w:val="24"/>
          <w:szCs w:val="24"/>
        </w:rPr>
        <w:t>TOWEL</w:t>
      </w:r>
      <w:r w:rsidRPr="00D0391C">
        <w:rPr>
          <w:rFonts w:ascii="Times New Roman" w:eastAsia="Times New Roman" w:hAnsi="Times New Roman" w:cs="Times New Roman"/>
          <w:sz w:val="24"/>
          <w:szCs w:val="24"/>
        </w:rPr>
        <w:t>" revealed seven distinct variants. </w:t>
      </w:r>
      <w:r w:rsidRPr="00D0391C">
        <w:rPr>
          <w:rFonts w:ascii="Times New Roman" w:eastAsia="Times New Roman" w:hAnsi="Times New Roman" w:cs="Times New Roman"/>
          <w:b/>
          <w:bCs/>
          <w:sz w:val="24"/>
          <w:szCs w:val="24"/>
        </w:rPr>
        <w:t>Figure 2</w:t>
      </w:r>
      <w:r w:rsidRPr="00D0391C">
        <w:rPr>
          <w:rFonts w:ascii="Times New Roman" w:eastAsia="Times New Roman" w:hAnsi="Times New Roman" w:cs="Times New Roman"/>
          <w:sz w:val="24"/>
          <w:szCs w:val="24"/>
        </w:rPr>
        <w:t> shows the percentage distribution of these variants within each dialect.</w:t>
      </w:r>
    </w:p>
    <w:p w14:paraId="7189CF0F" w14:textId="77777777" w:rsidR="00B47B24" w:rsidRPr="00EB19E2" w:rsidRDefault="00B47B24" w:rsidP="00D0391C">
      <w:pPr>
        <w:spacing w:line="335" w:lineRule="auto"/>
        <w:ind w:firstLine="720"/>
        <w:rPr>
          <w:rFonts w:ascii="Times New Roman" w:eastAsia="Times New Roman" w:hAnsi="Times New Roman" w:cs="Times New Roman"/>
          <w:sz w:val="26"/>
          <w:szCs w:val="26"/>
          <w:lang w:val="en-US"/>
        </w:rPr>
      </w:pPr>
    </w:p>
    <w:p w14:paraId="4ED9798B" w14:textId="77777777" w:rsidR="00275EF7" w:rsidRPr="00FF4939" w:rsidRDefault="00275EF7" w:rsidP="00D0391C">
      <w:pPr>
        <w:spacing w:line="335" w:lineRule="auto"/>
        <w:ind w:firstLine="720"/>
        <w:rPr>
          <w:rFonts w:ascii="Times New Roman" w:eastAsia="Times New Roman" w:hAnsi="Times New Roman" w:cs="Times New Roman"/>
          <w:lang w:val="en-US"/>
        </w:rPr>
      </w:pPr>
      <w:r>
        <w:rPr>
          <w:rFonts w:ascii="Times New Roman" w:eastAsia="Times New Roman" w:hAnsi="Times New Roman" w:cs="Times New Roman"/>
          <w:noProof/>
        </w:rPr>
        <w:drawing>
          <wp:inline distT="0" distB="0" distL="0" distR="0" wp14:anchorId="7C1468CC" wp14:editId="36054243">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818B685" w14:textId="77777777" w:rsidR="00087643" w:rsidRDefault="00087643" w:rsidP="00D0391C">
      <w:pPr>
        <w:spacing w:line="335" w:lineRule="auto"/>
        <w:ind w:firstLine="720"/>
        <w:jc w:val="center"/>
        <w:rPr>
          <w:rFonts w:ascii="Times New Roman" w:eastAsia="Times New Roman" w:hAnsi="Times New Roman" w:cs="Times New Roman"/>
          <w:b/>
          <w:bCs/>
          <w:lang w:val="en-US"/>
        </w:rPr>
      </w:pPr>
      <w:r w:rsidRPr="00087643">
        <w:rPr>
          <w:rFonts w:ascii="Times New Roman" w:eastAsia="Times New Roman" w:hAnsi="Times New Roman" w:cs="Times New Roman"/>
          <w:b/>
          <w:bCs/>
          <w:lang w:val="en-US"/>
        </w:rPr>
        <w:t>Figure 2</w:t>
      </w:r>
    </w:p>
    <w:p w14:paraId="371ECACF" w14:textId="77777777" w:rsidR="00B47B24" w:rsidRPr="00087643" w:rsidRDefault="00B47B24" w:rsidP="00D0391C">
      <w:pPr>
        <w:spacing w:line="335" w:lineRule="auto"/>
        <w:ind w:firstLine="720"/>
        <w:jc w:val="center"/>
        <w:rPr>
          <w:rFonts w:ascii="Times New Roman" w:eastAsia="Times New Roman" w:hAnsi="Times New Roman" w:cs="Times New Roman"/>
          <w:b/>
          <w:bCs/>
          <w:lang w:val="en-US"/>
        </w:rPr>
      </w:pPr>
    </w:p>
    <w:p w14:paraId="33572D68" w14:textId="77777777" w:rsidR="00087643" w:rsidRPr="00D0391C" w:rsidRDefault="002341FE" w:rsidP="00D0391C">
      <w:pPr>
        <w:pStyle w:val="ListParagraph"/>
        <w:numPr>
          <w:ilvl w:val="0"/>
          <w:numId w:val="14"/>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rPr>
        <w:t>Southern</w:t>
      </w:r>
      <w:r w:rsidRPr="00D0391C">
        <w:rPr>
          <w:rFonts w:ascii="Times New Roman" w:eastAsia="Times New Roman" w:hAnsi="Times New Roman" w:cs="Times New Roman"/>
          <w:sz w:val="24"/>
          <w:szCs w:val="24"/>
        </w:rPr>
        <w:t xml:space="preserve">: the most frequent variant was </w:t>
      </w:r>
      <w:r w:rsidRPr="00D0391C">
        <w:rPr>
          <w:rFonts w:ascii="Times New Roman" w:eastAsia="Times New Roman" w:hAnsi="Times New Roman" w:cs="Times New Roman"/>
          <w:b/>
          <w:bCs/>
          <w:sz w:val="24"/>
          <w:szCs w:val="24"/>
        </w:rPr>
        <w:t>“Сүлгі”</w:t>
      </w:r>
      <w:r w:rsidRPr="00D0391C">
        <w:rPr>
          <w:rFonts w:ascii="Times New Roman" w:eastAsia="Times New Roman" w:hAnsi="Times New Roman" w:cs="Times New Roman"/>
          <w:sz w:val="24"/>
          <w:szCs w:val="24"/>
        </w:rPr>
        <w:t xml:space="preserve"> (51.6%), followed by </w:t>
      </w:r>
      <w:r w:rsidRPr="00D0391C">
        <w:rPr>
          <w:rFonts w:ascii="Times New Roman" w:eastAsia="Times New Roman" w:hAnsi="Times New Roman" w:cs="Times New Roman"/>
          <w:b/>
          <w:bCs/>
          <w:sz w:val="24"/>
          <w:szCs w:val="24"/>
        </w:rPr>
        <w:t>“Орамал”</w:t>
      </w:r>
      <w:r w:rsidRPr="00D0391C">
        <w:rPr>
          <w:rFonts w:ascii="Times New Roman" w:eastAsia="Times New Roman" w:hAnsi="Times New Roman" w:cs="Times New Roman"/>
          <w:sz w:val="24"/>
          <w:szCs w:val="24"/>
        </w:rPr>
        <w:t xml:space="preserve"> (19.</w:t>
      </w:r>
      <w:r w:rsidR="00DB7CAD" w:rsidRPr="00D0391C">
        <w:rPr>
          <w:rFonts w:ascii="Times New Roman" w:eastAsia="Times New Roman" w:hAnsi="Times New Roman" w:cs="Times New Roman"/>
          <w:sz w:val="24"/>
          <w:szCs w:val="24"/>
        </w:rPr>
        <w:t>3</w:t>
      </w:r>
      <w:r w:rsidRPr="00D0391C">
        <w:rPr>
          <w:rFonts w:ascii="Times New Roman" w:eastAsia="Times New Roman" w:hAnsi="Times New Roman" w:cs="Times New Roman"/>
          <w:sz w:val="24"/>
          <w:szCs w:val="24"/>
        </w:rPr>
        <w:t>%). This region also showed the greatest diversity of forms, with several less common variants in use.</w:t>
      </w:r>
    </w:p>
    <w:p w14:paraId="3275D030" w14:textId="77777777" w:rsidR="002341FE" w:rsidRPr="00D0391C" w:rsidRDefault="002341FE" w:rsidP="00D0391C">
      <w:pPr>
        <w:pStyle w:val="ListParagraph"/>
        <w:numPr>
          <w:ilvl w:val="0"/>
          <w:numId w:val="14"/>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Western</w:t>
      </w:r>
      <w:r w:rsidRPr="00D0391C">
        <w:rPr>
          <w:rFonts w:ascii="Times New Roman" w:eastAsia="Times New Roman" w:hAnsi="Times New Roman" w:cs="Times New Roman"/>
          <w:sz w:val="24"/>
          <w:szCs w:val="24"/>
          <w:lang w:val="en-US"/>
        </w:rPr>
        <w:t xml:space="preserve">: </w:t>
      </w:r>
      <w:r w:rsidRPr="00D0391C">
        <w:rPr>
          <w:rFonts w:ascii="Times New Roman" w:eastAsia="Times New Roman" w:hAnsi="Times New Roman" w:cs="Times New Roman"/>
          <w:sz w:val="24"/>
          <w:szCs w:val="24"/>
        </w:rPr>
        <w:t xml:space="preserve">responses were split evenly, with </w:t>
      </w:r>
      <w:r w:rsidRPr="00D0391C">
        <w:rPr>
          <w:rFonts w:ascii="Times New Roman" w:eastAsia="Times New Roman" w:hAnsi="Times New Roman" w:cs="Times New Roman"/>
          <w:b/>
          <w:bCs/>
          <w:sz w:val="24"/>
          <w:szCs w:val="24"/>
        </w:rPr>
        <w:t>“Сүлгі” (50%)</w:t>
      </w:r>
      <w:r w:rsidRPr="00D0391C">
        <w:rPr>
          <w:rFonts w:ascii="Times New Roman" w:eastAsia="Times New Roman" w:hAnsi="Times New Roman" w:cs="Times New Roman"/>
          <w:sz w:val="24"/>
          <w:szCs w:val="24"/>
        </w:rPr>
        <w:t xml:space="preserve"> and </w:t>
      </w:r>
      <w:r w:rsidRPr="00D0391C">
        <w:rPr>
          <w:rFonts w:ascii="Times New Roman" w:eastAsia="Times New Roman" w:hAnsi="Times New Roman" w:cs="Times New Roman"/>
          <w:b/>
          <w:bCs/>
          <w:sz w:val="24"/>
          <w:szCs w:val="24"/>
        </w:rPr>
        <w:t>“Орамал” (50%)</w:t>
      </w:r>
      <w:r w:rsidRPr="00D0391C">
        <w:rPr>
          <w:rFonts w:ascii="Times New Roman" w:eastAsia="Times New Roman" w:hAnsi="Times New Roman" w:cs="Times New Roman"/>
          <w:sz w:val="24"/>
          <w:szCs w:val="24"/>
        </w:rPr>
        <w:t xml:space="preserve"> as the only terms used.</w:t>
      </w:r>
    </w:p>
    <w:p w14:paraId="6CC0A05F" w14:textId="77777777" w:rsidR="002341FE" w:rsidRPr="00D0391C" w:rsidRDefault="002341FE" w:rsidP="00D0391C">
      <w:pPr>
        <w:pStyle w:val="ListParagraph"/>
        <w:numPr>
          <w:ilvl w:val="0"/>
          <w:numId w:val="14"/>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rPr>
        <w:t>Northeastern</w:t>
      </w:r>
      <w:r w:rsidRPr="00D0391C">
        <w:rPr>
          <w:rFonts w:ascii="Times New Roman" w:eastAsia="Times New Roman" w:hAnsi="Times New Roman" w:cs="Times New Roman"/>
          <w:sz w:val="24"/>
          <w:szCs w:val="24"/>
        </w:rPr>
        <w:t xml:space="preserve">: The dominant word was </w:t>
      </w:r>
      <w:r w:rsidRPr="00D0391C">
        <w:rPr>
          <w:rFonts w:ascii="Times New Roman" w:eastAsia="Times New Roman" w:hAnsi="Times New Roman" w:cs="Times New Roman"/>
          <w:b/>
          <w:bCs/>
          <w:sz w:val="24"/>
          <w:szCs w:val="24"/>
        </w:rPr>
        <w:t>“Орамал” (77.8%)</w:t>
      </w:r>
      <w:r w:rsidRPr="00D0391C">
        <w:rPr>
          <w:rFonts w:ascii="Times New Roman" w:eastAsia="Times New Roman" w:hAnsi="Times New Roman" w:cs="Times New Roman"/>
          <w:sz w:val="24"/>
          <w:szCs w:val="24"/>
        </w:rPr>
        <w:t xml:space="preserve">, while </w:t>
      </w:r>
      <w:r w:rsidRPr="00D0391C">
        <w:rPr>
          <w:rFonts w:ascii="Times New Roman" w:eastAsia="Times New Roman" w:hAnsi="Times New Roman" w:cs="Times New Roman"/>
          <w:b/>
          <w:bCs/>
          <w:sz w:val="24"/>
          <w:szCs w:val="24"/>
        </w:rPr>
        <w:t>“Сүлгі” (22.2%)</w:t>
      </w:r>
      <w:r w:rsidRPr="00D0391C">
        <w:rPr>
          <w:rFonts w:ascii="Times New Roman" w:eastAsia="Times New Roman" w:hAnsi="Times New Roman" w:cs="Times New Roman"/>
          <w:sz w:val="24"/>
          <w:szCs w:val="24"/>
        </w:rPr>
        <w:t xml:space="preserve"> was mentioned by smaller groups of speakers.</w:t>
      </w:r>
    </w:p>
    <w:p w14:paraId="34D53BAC" w14:textId="77777777" w:rsidR="00E36845" w:rsidRDefault="00E36845" w:rsidP="00D0391C">
      <w:pPr>
        <w:spacing w:line="335" w:lineRule="auto"/>
        <w:ind w:firstLine="720"/>
        <w:rPr>
          <w:rFonts w:ascii="Times New Roman" w:eastAsia="Times New Roman" w:hAnsi="Times New Roman" w:cs="Times New Roman"/>
          <w:sz w:val="24"/>
          <w:szCs w:val="24"/>
        </w:rPr>
      </w:pPr>
    </w:p>
    <w:p w14:paraId="735F0355" w14:textId="77777777" w:rsidR="00E36845" w:rsidRDefault="00E36845" w:rsidP="00D0391C">
      <w:pPr>
        <w:spacing w:line="335" w:lineRule="auto"/>
        <w:ind w:firstLine="720"/>
        <w:rPr>
          <w:rFonts w:ascii="Times New Roman" w:eastAsia="Times New Roman" w:hAnsi="Times New Roman" w:cs="Times New Roman"/>
          <w:sz w:val="24"/>
          <w:szCs w:val="24"/>
        </w:rPr>
      </w:pPr>
    </w:p>
    <w:p w14:paraId="1F0FC985" w14:textId="77777777" w:rsidR="00E36845" w:rsidRDefault="00E36845" w:rsidP="00D0391C">
      <w:pPr>
        <w:spacing w:line="335" w:lineRule="auto"/>
        <w:ind w:firstLine="720"/>
        <w:rPr>
          <w:rFonts w:ascii="Times New Roman" w:eastAsia="Times New Roman" w:hAnsi="Times New Roman" w:cs="Times New Roman"/>
          <w:sz w:val="24"/>
          <w:szCs w:val="24"/>
        </w:rPr>
      </w:pPr>
    </w:p>
    <w:p w14:paraId="3BB2ADB0" w14:textId="77777777" w:rsidR="00E36845" w:rsidRDefault="00E36845" w:rsidP="00D0391C">
      <w:pPr>
        <w:spacing w:line="335" w:lineRule="auto"/>
        <w:ind w:firstLine="720"/>
        <w:rPr>
          <w:rFonts w:ascii="Times New Roman" w:eastAsia="Times New Roman" w:hAnsi="Times New Roman" w:cs="Times New Roman"/>
          <w:sz w:val="24"/>
          <w:szCs w:val="24"/>
        </w:rPr>
      </w:pPr>
    </w:p>
    <w:p w14:paraId="50BDFF85" w14:textId="77777777" w:rsidR="00E36845" w:rsidRDefault="00E36845" w:rsidP="00D0391C">
      <w:pPr>
        <w:spacing w:line="335" w:lineRule="auto"/>
        <w:ind w:firstLine="720"/>
        <w:rPr>
          <w:rFonts w:ascii="Times New Roman" w:eastAsia="Times New Roman" w:hAnsi="Times New Roman" w:cs="Times New Roman"/>
          <w:sz w:val="24"/>
          <w:szCs w:val="24"/>
        </w:rPr>
      </w:pPr>
    </w:p>
    <w:p w14:paraId="24006F34" w14:textId="77777777" w:rsidR="00E36845" w:rsidRDefault="00E36845" w:rsidP="00D0391C">
      <w:pPr>
        <w:spacing w:line="335" w:lineRule="auto"/>
        <w:ind w:firstLine="720"/>
        <w:rPr>
          <w:rFonts w:ascii="Times New Roman" w:eastAsia="Times New Roman" w:hAnsi="Times New Roman" w:cs="Times New Roman"/>
          <w:sz w:val="24"/>
          <w:szCs w:val="24"/>
        </w:rPr>
      </w:pPr>
    </w:p>
    <w:p w14:paraId="3FB6E838" w14:textId="77777777" w:rsidR="00E36845" w:rsidRDefault="00E36845" w:rsidP="00D0391C">
      <w:pPr>
        <w:spacing w:line="335" w:lineRule="auto"/>
        <w:ind w:firstLine="720"/>
        <w:rPr>
          <w:rFonts w:ascii="Times New Roman" w:eastAsia="Times New Roman" w:hAnsi="Times New Roman" w:cs="Times New Roman"/>
          <w:sz w:val="24"/>
          <w:szCs w:val="24"/>
        </w:rPr>
      </w:pPr>
    </w:p>
    <w:p w14:paraId="66F78D60" w14:textId="5C9F23EC" w:rsidR="00087643" w:rsidRPr="00D0391C" w:rsidRDefault="00087643" w:rsidP="00D0391C">
      <w:pPr>
        <w:spacing w:line="335"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lastRenderedPageBreak/>
        <w:t>The analysis for the word "</w:t>
      </w:r>
      <w:r w:rsidR="007A144B">
        <w:rPr>
          <w:rFonts w:ascii="Times New Roman" w:eastAsia="Times New Roman" w:hAnsi="Times New Roman" w:cs="Times New Roman"/>
          <w:sz w:val="24"/>
          <w:szCs w:val="24"/>
        </w:rPr>
        <w:t>SHIRT</w:t>
      </w:r>
      <w:r w:rsidRPr="00D0391C">
        <w:rPr>
          <w:rFonts w:ascii="Times New Roman" w:eastAsia="Times New Roman" w:hAnsi="Times New Roman" w:cs="Times New Roman"/>
          <w:sz w:val="24"/>
          <w:szCs w:val="24"/>
        </w:rPr>
        <w:t xml:space="preserve">" revealed </w:t>
      </w:r>
      <w:r w:rsidR="00280355" w:rsidRPr="00D0391C">
        <w:rPr>
          <w:rFonts w:ascii="Times New Roman" w:eastAsia="Times New Roman" w:hAnsi="Times New Roman" w:cs="Times New Roman"/>
          <w:sz w:val="24"/>
          <w:szCs w:val="24"/>
        </w:rPr>
        <w:t xml:space="preserve">four </w:t>
      </w:r>
      <w:r w:rsidRPr="00D0391C">
        <w:rPr>
          <w:rFonts w:ascii="Times New Roman" w:eastAsia="Times New Roman" w:hAnsi="Times New Roman" w:cs="Times New Roman"/>
          <w:sz w:val="24"/>
          <w:szCs w:val="24"/>
        </w:rPr>
        <w:t>distinct variants. </w:t>
      </w:r>
      <w:r w:rsidRPr="00D0391C">
        <w:rPr>
          <w:rFonts w:ascii="Times New Roman" w:eastAsia="Times New Roman" w:hAnsi="Times New Roman" w:cs="Times New Roman"/>
          <w:b/>
          <w:bCs/>
          <w:sz w:val="24"/>
          <w:szCs w:val="24"/>
        </w:rPr>
        <w:t>Figure 3</w:t>
      </w:r>
      <w:r w:rsidRPr="00D0391C">
        <w:rPr>
          <w:rFonts w:ascii="Times New Roman" w:eastAsia="Times New Roman" w:hAnsi="Times New Roman" w:cs="Times New Roman"/>
          <w:sz w:val="24"/>
          <w:szCs w:val="24"/>
        </w:rPr>
        <w:t> shows the percentage distribution of these variants within each dialect.</w:t>
      </w:r>
    </w:p>
    <w:p w14:paraId="41F77E55" w14:textId="77777777" w:rsidR="00B47B24" w:rsidRPr="00087643" w:rsidRDefault="00B47B24" w:rsidP="00D0391C">
      <w:pPr>
        <w:spacing w:line="335" w:lineRule="auto"/>
        <w:ind w:firstLine="720"/>
        <w:rPr>
          <w:rFonts w:ascii="Times New Roman" w:eastAsia="Times New Roman" w:hAnsi="Times New Roman" w:cs="Times New Roman"/>
          <w:sz w:val="26"/>
          <w:szCs w:val="26"/>
          <w:lang w:val="en-US"/>
        </w:rPr>
      </w:pPr>
    </w:p>
    <w:p w14:paraId="4EB65047" w14:textId="77777777" w:rsidR="00087643" w:rsidRDefault="00650C6E" w:rsidP="00D0391C">
      <w:pPr>
        <w:spacing w:line="335" w:lineRule="auto"/>
        <w:ind w:firstLine="720"/>
        <w:rPr>
          <w:rFonts w:ascii="Times New Roman" w:eastAsia="Times New Roman" w:hAnsi="Times New Roman" w:cs="Times New Roman"/>
          <w:lang w:val="en-US"/>
        </w:rPr>
      </w:pPr>
      <w:r>
        <w:rPr>
          <w:rFonts w:ascii="Times New Roman" w:eastAsia="Times New Roman" w:hAnsi="Times New Roman" w:cs="Times New Roman"/>
          <w:noProof/>
        </w:rPr>
        <w:drawing>
          <wp:inline distT="0" distB="0" distL="0" distR="0" wp14:anchorId="02CBCA67" wp14:editId="5F207E86">
            <wp:extent cx="5486400" cy="32004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332A5FC" w14:textId="77777777" w:rsidR="00280355" w:rsidRDefault="00280355" w:rsidP="00D0391C">
      <w:pPr>
        <w:spacing w:line="335" w:lineRule="auto"/>
        <w:ind w:firstLine="720"/>
        <w:jc w:val="center"/>
        <w:rPr>
          <w:rFonts w:ascii="Times New Roman" w:eastAsia="Times New Roman" w:hAnsi="Times New Roman" w:cs="Times New Roman"/>
          <w:b/>
          <w:bCs/>
          <w:lang w:val="en-US"/>
        </w:rPr>
      </w:pPr>
      <w:r>
        <w:rPr>
          <w:rFonts w:ascii="Times New Roman" w:eastAsia="Times New Roman" w:hAnsi="Times New Roman" w:cs="Times New Roman"/>
          <w:b/>
          <w:bCs/>
          <w:lang w:val="en-US"/>
        </w:rPr>
        <w:t>Figure 3</w:t>
      </w:r>
    </w:p>
    <w:p w14:paraId="0916877F" w14:textId="77777777" w:rsidR="00B47B24" w:rsidRDefault="00B47B24" w:rsidP="00D0391C">
      <w:pPr>
        <w:spacing w:line="335" w:lineRule="auto"/>
        <w:ind w:firstLine="720"/>
        <w:jc w:val="center"/>
        <w:rPr>
          <w:rFonts w:ascii="Times New Roman" w:eastAsia="Times New Roman" w:hAnsi="Times New Roman" w:cs="Times New Roman"/>
          <w:b/>
          <w:bCs/>
          <w:lang w:val="en-US"/>
        </w:rPr>
      </w:pPr>
    </w:p>
    <w:p w14:paraId="4058C989" w14:textId="77777777" w:rsidR="00BD6577" w:rsidRPr="00D0391C" w:rsidRDefault="00BD6577" w:rsidP="00D0391C">
      <w:pPr>
        <w:pStyle w:val="ListParagraph"/>
        <w:numPr>
          <w:ilvl w:val="0"/>
          <w:numId w:val="15"/>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Southern</w:t>
      </w:r>
      <w:r w:rsidRPr="00D0391C">
        <w:rPr>
          <w:rFonts w:ascii="Times New Roman" w:eastAsia="Times New Roman" w:hAnsi="Times New Roman" w:cs="Times New Roman"/>
          <w:sz w:val="24"/>
          <w:szCs w:val="24"/>
          <w:lang w:val="en-US"/>
        </w:rPr>
        <w:t>: The most frequent variant was “</w:t>
      </w:r>
      <w:r w:rsidRPr="00D0391C">
        <w:rPr>
          <w:rFonts w:ascii="Times New Roman" w:eastAsia="Times New Roman" w:hAnsi="Times New Roman" w:cs="Times New Roman"/>
          <w:b/>
          <w:bCs/>
          <w:sz w:val="24"/>
          <w:szCs w:val="24"/>
          <w:lang w:val="en-US"/>
        </w:rPr>
        <w:t>Көйлек</w:t>
      </w:r>
      <w:r w:rsidRPr="00D0391C">
        <w:rPr>
          <w:rFonts w:ascii="Times New Roman" w:eastAsia="Times New Roman" w:hAnsi="Times New Roman" w:cs="Times New Roman"/>
          <w:sz w:val="24"/>
          <w:szCs w:val="24"/>
          <w:lang w:val="en-US"/>
        </w:rPr>
        <w:t>” (50%), followed by “</w:t>
      </w:r>
      <w:r w:rsidRPr="00D0391C">
        <w:rPr>
          <w:rFonts w:ascii="Times New Roman" w:eastAsia="Times New Roman" w:hAnsi="Times New Roman" w:cs="Times New Roman"/>
          <w:b/>
          <w:bCs/>
          <w:sz w:val="24"/>
          <w:szCs w:val="24"/>
          <w:lang w:val="en-US"/>
        </w:rPr>
        <w:t>Жейде</w:t>
      </w:r>
      <w:r w:rsidRPr="00D0391C">
        <w:rPr>
          <w:rFonts w:ascii="Times New Roman" w:eastAsia="Times New Roman" w:hAnsi="Times New Roman" w:cs="Times New Roman"/>
          <w:sz w:val="24"/>
          <w:szCs w:val="24"/>
          <w:lang w:val="en-US"/>
        </w:rPr>
        <w:t>” (3</w:t>
      </w:r>
      <w:r w:rsidR="006E7925" w:rsidRPr="00D0391C">
        <w:rPr>
          <w:rFonts w:ascii="Times New Roman" w:eastAsia="Times New Roman" w:hAnsi="Times New Roman" w:cs="Times New Roman"/>
          <w:sz w:val="24"/>
          <w:szCs w:val="24"/>
          <w:lang w:val="en-US"/>
        </w:rPr>
        <w:t>4.4</w:t>
      </w:r>
      <w:r w:rsidRPr="00D0391C">
        <w:rPr>
          <w:rFonts w:ascii="Times New Roman" w:eastAsia="Times New Roman" w:hAnsi="Times New Roman" w:cs="Times New Roman"/>
          <w:sz w:val="24"/>
          <w:szCs w:val="24"/>
          <w:lang w:val="en-US"/>
        </w:rPr>
        <w:t>%). A smaller portion of speakers used the Russian loanword “</w:t>
      </w:r>
      <w:r w:rsidRPr="00D0391C">
        <w:rPr>
          <w:rFonts w:ascii="Times New Roman" w:eastAsia="Times New Roman" w:hAnsi="Times New Roman" w:cs="Times New Roman"/>
          <w:b/>
          <w:bCs/>
          <w:sz w:val="24"/>
          <w:szCs w:val="24"/>
          <w:lang w:val="en-US"/>
        </w:rPr>
        <w:t>Рубашка</w:t>
      </w:r>
      <w:r w:rsidRPr="00D0391C">
        <w:rPr>
          <w:rFonts w:ascii="Times New Roman" w:eastAsia="Times New Roman" w:hAnsi="Times New Roman" w:cs="Times New Roman"/>
          <w:sz w:val="24"/>
          <w:szCs w:val="24"/>
          <w:lang w:val="en-US"/>
        </w:rPr>
        <w:t>” (15</w:t>
      </w:r>
      <w:r w:rsidR="006E7925" w:rsidRPr="00D0391C">
        <w:rPr>
          <w:rFonts w:ascii="Times New Roman" w:eastAsia="Times New Roman" w:hAnsi="Times New Roman" w:cs="Times New Roman"/>
          <w:sz w:val="24"/>
          <w:szCs w:val="24"/>
          <w:lang w:val="en-US"/>
        </w:rPr>
        <w:t>.6</w:t>
      </w:r>
      <w:r w:rsidRPr="00D0391C">
        <w:rPr>
          <w:rFonts w:ascii="Times New Roman" w:eastAsia="Times New Roman" w:hAnsi="Times New Roman" w:cs="Times New Roman"/>
          <w:sz w:val="24"/>
          <w:szCs w:val="24"/>
          <w:lang w:val="en-US"/>
        </w:rPr>
        <w:t>%).</w:t>
      </w:r>
    </w:p>
    <w:p w14:paraId="293861AA" w14:textId="77777777" w:rsidR="00BD6577" w:rsidRPr="00D0391C" w:rsidRDefault="00BD6577" w:rsidP="00D0391C">
      <w:pPr>
        <w:pStyle w:val="ListParagraph"/>
        <w:numPr>
          <w:ilvl w:val="0"/>
          <w:numId w:val="15"/>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Western</w:t>
      </w:r>
      <w:r w:rsidRPr="00D0391C">
        <w:rPr>
          <w:rFonts w:ascii="Times New Roman" w:eastAsia="Times New Roman" w:hAnsi="Times New Roman" w:cs="Times New Roman"/>
          <w:sz w:val="24"/>
          <w:szCs w:val="24"/>
          <w:lang w:val="en-US"/>
        </w:rPr>
        <w:t>: The dominant choice was again “</w:t>
      </w:r>
      <w:r w:rsidRPr="00D0391C">
        <w:rPr>
          <w:rFonts w:ascii="Times New Roman" w:eastAsia="Times New Roman" w:hAnsi="Times New Roman" w:cs="Times New Roman"/>
          <w:b/>
          <w:bCs/>
          <w:sz w:val="24"/>
          <w:szCs w:val="24"/>
          <w:lang w:val="en-US"/>
        </w:rPr>
        <w:t>Көйлек</w:t>
      </w:r>
      <w:r w:rsidRPr="00D0391C">
        <w:rPr>
          <w:rFonts w:ascii="Times New Roman" w:eastAsia="Times New Roman" w:hAnsi="Times New Roman" w:cs="Times New Roman"/>
          <w:sz w:val="24"/>
          <w:szCs w:val="24"/>
          <w:lang w:val="en-US"/>
        </w:rPr>
        <w:t>” (</w:t>
      </w:r>
      <w:r w:rsidR="006E7925" w:rsidRPr="00D0391C">
        <w:rPr>
          <w:rFonts w:ascii="Times New Roman" w:eastAsia="Times New Roman" w:hAnsi="Times New Roman" w:cs="Times New Roman"/>
          <w:sz w:val="24"/>
          <w:szCs w:val="24"/>
          <w:lang w:val="en-US"/>
        </w:rPr>
        <w:t>5</w:t>
      </w:r>
      <w:r w:rsidRPr="00D0391C">
        <w:rPr>
          <w:rFonts w:ascii="Times New Roman" w:eastAsia="Times New Roman" w:hAnsi="Times New Roman" w:cs="Times New Roman"/>
          <w:sz w:val="24"/>
          <w:szCs w:val="24"/>
          <w:lang w:val="en-US"/>
        </w:rPr>
        <w:t>0%), with fewer responses for “</w:t>
      </w:r>
      <w:r w:rsidRPr="00D0391C">
        <w:rPr>
          <w:rFonts w:ascii="Times New Roman" w:eastAsia="Times New Roman" w:hAnsi="Times New Roman" w:cs="Times New Roman"/>
          <w:b/>
          <w:bCs/>
          <w:sz w:val="24"/>
          <w:szCs w:val="24"/>
          <w:lang w:val="en-US"/>
        </w:rPr>
        <w:t>Жейде</w:t>
      </w:r>
      <w:r w:rsidRPr="00D0391C">
        <w:rPr>
          <w:rFonts w:ascii="Times New Roman" w:eastAsia="Times New Roman" w:hAnsi="Times New Roman" w:cs="Times New Roman"/>
          <w:sz w:val="24"/>
          <w:szCs w:val="24"/>
          <w:lang w:val="en-US"/>
        </w:rPr>
        <w:t>” (</w:t>
      </w:r>
      <w:r w:rsidR="006E7925" w:rsidRPr="00D0391C">
        <w:rPr>
          <w:rFonts w:ascii="Times New Roman" w:eastAsia="Times New Roman" w:hAnsi="Times New Roman" w:cs="Times New Roman"/>
          <w:sz w:val="24"/>
          <w:szCs w:val="24"/>
          <w:lang w:val="en-US"/>
        </w:rPr>
        <w:t>25</w:t>
      </w:r>
      <w:r w:rsidRPr="00D0391C">
        <w:rPr>
          <w:rFonts w:ascii="Times New Roman" w:eastAsia="Times New Roman" w:hAnsi="Times New Roman" w:cs="Times New Roman"/>
          <w:sz w:val="24"/>
          <w:szCs w:val="24"/>
          <w:lang w:val="en-US"/>
        </w:rPr>
        <w:t>%) and “</w:t>
      </w:r>
      <w:r w:rsidRPr="00D0391C">
        <w:rPr>
          <w:rFonts w:ascii="Times New Roman" w:eastAsia="Times New Roman" w:hAnsi="Times New Roman" w:cs="Times New Roman"/>
          <w:b/>
          <w:bCs/>
          <w:sz w:val="24"/>
          <w:szCs w:val="24"/>
          <w:lang w:val="en-US"/>
        </w:rPr>
        <w:t>Рубашка</w:t>
      </w:r>
      <w:r w:rsidRPr="00D0391C">
        <w:rPr>
          <w:rFonts w:ascii="Times New Roman" w:eastAsia="Times New Roman" w:hAnsi="Times New Roman" w:cs="Times New Roman"/>
          <w:sz w:val="24"/>
          <w:szCs w:val="24"/>
          <w:lang w:val="en-US"/>
        </w:rPr>
        <w:t>” (</w:t>
      </w:r>
      <w:r w:rsidR="006E7925" w:rsidRPr="00D0391C">
        <w:rPr>
          <w:rFonts w:ascii="Times New Roman" w:eastAsia="Times New Roman" w:hAnsi="Times New Roman" w:cs="Times New Roman"/>
          <w:sz w:val="24"/>
          <w:szCs w:val="24"/>
          <w:lang w:val="en-US"/>
        </w:rPr>
        <w:t>25</w:t>
      </w:r>
      <w:r w:rsidRPr="00D0391C">
        <w:rPr>
          <w:rFonts w:ascii="Times New Roman" w:eastAsia="Times New Roman" w:hAnsi="Times New Roman" w:cs="Times New Roman"/>
          <w:sz w:val="24"/>
          <w:szCs w:val="24"/>
          <w:lang w:val="en-US"/>
        </w:rPr>
        <w:t>%).</w:t>
      </w:r>
    </w:p>
    <w:p w14:paraId="730788E0" w14:textId="77777777" w:rsidR="00BD6577" w:rsidRPr="00D0391C" w:rsidRDefault="00BD6577" w:rsidP="00D0391C">
      <w:pPr>
        <w:pStyle w:val="ListParagraph"/>
        <w:numPr>
          <w:ilvl w:val="0"/>
          <w:numId w:val="15"/>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Northeastern</w:t>
      </w:r>
      <w:r w:rsidRPr="00D0391C">
        <w:rPr>
          <w:rFonts w:ascii="Times New Roman" w:eastAsia="Times New Roman" w:hAnsi="Times New Roman" w:cs="Times New Roman"/>
          <w:sz w:val="24"/>
          <w:szCs w:val="24"/>
          <w:lang w:val="en-US"/>
        </w:rPr>
        <w:t>: The leading variant was</w:t>
      </w:r>
      <w:r w:rsidR="006E7925" w:rsidRPr="00D0391C">
        <w:rPr>
          <w:rFonts w:ascii="Times New Roman" w:eastAsia="Times New Roman" w:hAnsi="Times New Roman" w:cs="Times New Roman"/>
          <w:sz w:val="24"/>
          <w:szCs w:val="24"/>
          <w:lang w:val="en-US"/>
        </w:rPr>
        <w:t xml:space="preserve"> “</w:t>
      </w:r>
      <w:r w:rsidR="006E7925" w:rsidRPr="00D0391C">
        <w:rPr>
          <w:rFonts w:ascii="Times New Roman" w:eastAsia="Times New Roman" w:hAnsi="Times New Roman" w:cs="Times New Roman"/>
          <w:b/>
          <w:bCs/>
          <w:sz w:val="24"/>
          <w:szCs w:val="24"/>
          <w:lang w:val="en-US"/>
        </w:rPr>
        <w:t>Көйлек</w:t>
      </w:r>
      <w:r w:rsidR="006E7925" w:rsidRPr="00D0391C">
        <w:rPr>
          <w:rFonts w:ascii="Times New Roman" w:eastAsia="Times New Roman" w:hAnsi="Times New Roman" w:cs="Times New Roman"/>
          <w:sz w:val="24"/>
          <w:szCs w:val="24"/>
          <w:lang w:val="en-US"/>
        </w:rPr>
        <w:t>” (55.6%),</w:t>
      </w:r>
      <w:r w:rsidR="00B47B24" w:rsidRPr="00D0391C">
        <w:rPr>
          <w:rFonts w:ascii="Times New Roman" w:eastAsia="Times New Roman" w:hAnsi="Times New Roman" w:cs="Times New Roman"/>
          <w:sz w:val="24"/>
          <w:szCs w:val="24"/>
          <w:lang w:val="en-US"/>
        </w:rPr>
        <w:t xml:space="preserve"> </w:t>
      </w:r>
      <w:r w:rsidRPr="00D0391C">
        <w:rPr>
          <w:rFonts w:ascii="Times New Roman" w:eastAsia="Times New Roman" w:hAnsi="Times New Roman" w:cs="Times New Roman"/>
          <w:sz w:val="24"/>
          <w:szCs w:val="24"/>
          <w:lang w:val="en-US"/>
        </w:rPr>
        <w:t>while</w:t>
      </w:r>
      <w:r w:rsidR="006E7925" w:rsidRPr="00D0391C">
        <w:rPr>
          <w:rFonts w:ascii="Times New Roman" w:eastAsia="Times New Roman" w:hAnsi="Times New Roman" w:cs="Times New Roman"/>
          <w:sz w:val="24"/>
          <w:szCs w:val="24"/>
          <w:lang w:val="en-US"/>
        </w:rPr>
        <w:t xml:space="preserve"> “</w:t>
      </w:r>
      <w:r w:rsidR="006E7925" w:rsidRPr="00D0391C">
        <w:rPr>
          <w:rFonts w:ascii="Times New Roman" w:eastAsia="Times New Roman" w:hAnsi="Times New Roman" w:cs="Times New Roman"/>
          <w:b/>
          <w:bCs/>
          <w:sz w:val="24"/>
          <w:szCs w:val="24"/>
          <w:lang w:val="en-US"/>
        </w:rPr>
        <w:t>Жейде</w:t>
      </w:r>
      <w:r w:rsidR="006E7925" w:rsidRPr="00D0391C">
        <w:rPr>
          <w:rFonts w:ascii="Times New Roman" w:eastAsia="Times New Roman" w:hAnsi="Times New Roman" w:cs="Times New Roman"/>
          <w:sz w:val="24"/>
          <w:szCs w:val="24"/>
          <w:lang w:val="en-US"/>
        </w:rPr>
        <w:t>” (33.3%)</w:t>
      </w:r>
      <w:r w:rsidRPr="00D0391C">
        <w:rPr>
          <w:rFonts w:ascii="Times New Roman" w:eastAsia="Times New Roman" w:hAnsi="Times New Roman" w:cs="Times New Roman"/>
          <w:sz w:val="24"/>
          <w:szCs w:val="24"/>
          <w:lang w:val="en-US"/>
        </w:rPr>
        <w:t xml:space="preserve"> was also common. A minority used </w:t>
      </w:r>
      <w:r w:rsidR="00B47B24" w:rsidRPr="00D0391C">
        <w:rPr>
          <w:rFonts w:ascii="Times New Roman" w:eastAsia="Times New Roman" w:hAnsi="Times New Roman" w:cs="Times New Roman"/>
          <w:sz w:val="24"/>
          <w:szCs w:val="24"/>
          <w:lang w:val="en-US"/>
        </w:rPr>
        <w:t xml:space="preserve">a Russian word </w:t>
      </w:r>
      <w:r w:rsidRPr="00D0391C">
        <w:rPr>
          <w:rFonts w:ascii="Times New Roman" w:eastAsia="Times New Roman" w:hAnsi="Times New Roman" w:cs="Times New Roman"/>
          <w:sz w:val="24"/>
          <w:szCs w:val="24"/>
          <w:lang w:val="en-US"/>
        </w:rPr>
        <w:t>“</w:t>
      </w:r>
      <w:r w:rsidRPr="00D0391C">
        <w:rPr>
          <w:rFonts w:ascii="Times New Roman" w:eastAsia="Times New Roman" w:hAnsi="Times New Roman" w:cs="Times New Roman"/>
          <w:b/>
          <w:bCs/>
          <w:sz w:val="24"/>
          <w:szCs w:val="24"/>
          <w:lang w:val="en-US"/>
        </w:rPr>
        <w:t>Кофта</w:t>
      </w:r>
      <w:r w:rsidRPr="00D0391C">
        <w:rPr>
          <w:rFonts w:ascii="Times New Roman" w:eastAsia="Times New Roman" w:hAnsi="Times New Roman" w:cs="Times New Roman"/>
          <w:sz w:val="24"/>
          <w:szCs w:val="24"/>
          <w:lang w:val="en-US"/>
        </w:rPr>
        <w:t>”</w:t>
      </w:r>
      <w:r w:rsidR="00B47B24" w:rsidRPr="00D0391C">
        <w:rPr>
          <w:rFonts w:ascii="Times New Roman" w:eastAsia="Times New Roman" w:hAnsi="Times New Roman" w:cs="Times New Roman"/>
          <w:sz w:val="24"/>
          <w:szCs w:val="24"/>
          <w:lang w:val="en-US"/>
        </w:rPr>
        <w:t xml:space="preserve"> </w:t>
      </w:r>
      <w:r w:rsidRPr="00D0391C">
        <w:rPr>
          <w:rFonts w:ascii="Times New Roman" w:eastAsia="Times New Roman" w:hAnsi="Times New Roman" w:cs="Times New Roman"/>
          <w:sz w:val="24"/>
          <w:szCs w:val="24"/>
          <w:lang w:val="en-US"/>
        </w:rPr>
        <w:t>(1</w:t>
      </w:r>
      <w:r w:rsidR="006E7925" w:rsidRPr="00D0391C">
        <w:rPr>
          <w:rFonts w:ascii="Times New Roman" w:eastAsia="Times New Roman" w:hAnsi="Times New Roman" w:cs="Times New Roman"/>
          <w:sz w:val="24"/>
          <w:szCs w:val="24"/>
          <w:lang w:val="en-US"/>
        </w:rPr>
        <w:t>1.1</w:t>
      </w:r>
      <w:r w:rsidRPr="00D0391C">
        <w:rPr>
          <w:rFonts w:ascii="Times New Roman" w:eastAsia="Times New Roman" w:hAnsi="Times New Roman" w:cs="Times New Roman"/>
          <w:sz w:val="24"/>
          <w:szCs w:val="24"/>
          <w:lang w:val="en-US"/>
        </w:rPr>
        <w:t xml:space="preserve">%) </w:t>
      </w:r>
    </w:p>
    <w:p w14:paraId="031AFC94" w14:textId="77777777" w:rsidR="00BD6577" w:rsidRDefault="00BD6577" w:rsidP="00D0391C">
      <w:pPr>
        <w:spacing w:line="335" w:lineRule="auto"/>
        <w:ind w:firstLine="720"/>
        <w:rPr>
          <w:rFonts w:ascii="Times New Roman" w:eastAsia="Times New Roman" w:hAnsi="Times New Roman" w:cs="Times New Roman"/>
          <w:sz w:val="26"/>
          <w:szCs w:val="26"/>
        </w:rPr>
      </w:pPr>
    </w:p>
    <w:p w14:paraId="3D586F57" w14:textId="77777777" w:rsidR="005648EA" w:rsidRDefault="005648EA" w:rsidP="00D0391C">
      <w:pPr>
        <w:spacing w:line="335" w:lineRule="auto"/>
        <w:ind w:firstLine="720"/>
        <w:rPr>
          <w:rFonts w:ascii="Times New Roman" w:eastAsia="Times New Roman" w:hAnsi="Times New Roman" w:cs="Times New Roman"/>
          <w:sz w:val="26"/>
          <w:szCs w:val="26"/>
        </w:rPr>
      </w:pPr>
    </w:p>
    <w:p w14:paraId="04B43195" w14:textId="77777777" w:rsidR="005648EA" w:rsidRDefault="005648EA" w:rsidP="00D0391C">
      <w:pPr>
        <w:spacing w:line="335" w:lineRule="auto"/>
        <w:ind w:firstLine="720"/>
        <w:rPr>
          <w:rFonts w:ascii="Times New Roman" w:eastAsia="Times New Roman" w:hAnsi="Times New Roman" w:cs="Times New Roman"/>
          <w:sz w:val="26"/>
          <w:szCs w:val="26"/>
        </w:rPr>
      </w:pPr>
    </w:p>
    <w:p w14:paraId="0FDEC480" w14:textId="77777777" w:rsidR="005648EA" w:rsidRDefault="005648EA" w:rsidP="00D0391C">
      <w:pPr>
        <w:spacing w:line="335" w:lineRule="auto"/>
        <w:ind w:firstLine="720"/>
        <w:rPr>
          <w:rFonts w:ascii="Times New Roman" w:eastAsia="Times New Roman" w:hAnsi="Times New Roman" w:cs="Times New Roman"/>
          <w:sz w:val="26"/>
          <w:szCs w:val="26"/>
        </w:rPr>
      </w:pPr>
    </w:p>
    <w:p w14:paraId="70250BC8" w14:textId="77777777" w:rsidR="00E36845" w:rsidRDefault="00E36845" w:rsidP="00D0391C">
      <w:pPr>
        <w:spacing w:line="335" w:lineRule="auto"/>
        <w:ind w:firstLine="720"/>
        <w:rPr>
          <w:rFonts w:ascii="Times New Roman" w:eastAsia="Times New Roman" w:hAnsi="Times New Roman" w:cs="Times New Roman"/>
          <w:sz w:val="24"/>
          <w:szCs w:val="24"/>
        </w:rPr>
      </w:pPr>
    </w:p>
    <w:p w14:paraId="5841FB14" w14:textId="77777777" w:rsidR="00E36845" w:rsidRDefault="00E36845" w:rsidP="00D0391C">
      <w:pPr>
        <w:spacing w:line="335" w:lineRule="auto"/>
        <w:ind w:firstLine="720"/>
        <w:rPr>
          <w:rFonts w:ascii="Times New Roman" w:eastAsia="Times New Roman" w:hAnsi="Times New Roman" w:cs="Times New Roman"/>
          <w:sz w:val="24"/>
          <w:szCs w:val="24"/>
        </w:rPr>
      </w:pPr>
    </w:p>
    <w:p w14:paraId="764A1F2E" w14:textId="77777777" w:rsidR="00E36845" w:rsidRDefault="00E36845" w:rsidP="00D0391C">
      <w:pPr>
        <w:spacing w:line="335" w:lineRule="auto"/>
        <w:ind w:firstLine="720"/>
        <w:rPr>
          <w:rFonts w:ascii="Times New Roman" w:eastAsia="Times New Roman" w:hAnsi="Times New Roman" w:cs="Times New Roman"/>
          <w:sz w:val="24"/>
          <w:szCs w:val="24"/>
        </w:rPr>
      </w:pPr>
    </w:p>
    <w:p w14:paraId="149B1DA7" w14:textId="77777777" w:rsidR="00E36845" w:rsidRDefault="00E36845" w:rsidP="00D0391C">
      <w:pPr>
        <w:spacing w:line="335" w:lineRule="auto"/>
        <w:ind w:firstLine="720"/>
        <w:rPr>
          <w:rFonts w:ascii="Times New Roman" w:eastAsia="Times New Roman" w:hAnsi="Times New Roman" w:cs="Times New Roman"/>
          <w:sz w:val="24"/>
          <w:szCs w:val="24"/>
        </w:rPr>
      </w:pPr>
    </w:p>
    <w:p w14:paraId="1DCD3F8D" w14:textId="6031E98D" w:rsidR="00280355" w:rsidRPr="00D0391C" w:rsidRDefault="00280355" w:rsidP="00D0391C">
      <w:pPr>
        <w:spacing w:line="335"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lastRenderedPageBreak/>
        <w:t>The analysis for the word "</w:t>
      </w:r>
      <w:r w:rsidR="007A144B">
        <w:rPr>
          <w:rFonts w:ascii="Times New Roman" w:eastAsia="Times New Roman" w:hAnsi="Times New Roman" w:cs="Times New Roman"/>
          <w:sz w:val="24"/>
          <w:szCs w:val="24"/>
        </w:rPr>
        <w:t>MATCHES</w:t>
      </w:r>
      <w:r w:rsidRPr="00D0391C">
        <w:rPr>
          <w:rFonts w:ascii="Times New Roman" w:eastAsia="Times New Roman" w:hAnsi="Times New Roman" w:cs="Times New Roman"/>
          <w:sz w:val="24"/>
          <w:szCs w:val="24"/>
        </w:rPr>
        <w:t>" revealed four distinct variants. </w:t>
      </w:r>
      <w:r w:rsidRPr="00D0391C">
        <w:rPr>
          <w:rFonts w:ascii="Times New Roman" w:eastAsia="Times New Roman" w:hAnsi="Times New Roman" w:cs="Times New Roman"/>
          <w:b/>
          <w:bCs/>
          <w:sz w:val="24"/>
          <w:szCs w:val="24"/>
        </w:rPr>
        <w:t>Figure 4</w:t>
      </w:r>
      <w:r w:rsidRPr="00D0391C">
        <w:rPr>
          <w:rFonts w:ascii="Times New Roman" w:eastAsia="Times New Roman" w:hAnsi="Times New Roman" w:cs="Times New Roman"/>
          <w:sz w:val="24"/>
          <w:szCs w:val="24"/>
        </w:rPr>
        <w:t> shows the percentage distribution of these variants within each dialect.</w:t>
      </w:r>
    </w:p>
    <w:p w14:paraId="660BBA52" w14:textId="77777777" w:rsidR="00B47B24" w:rsidRPr="00280355" w:rsidRDefault="00B47B24" w:rsidP="00D0391C">
      <w:pPr>
        <w:spacing w:line="335" w:lineRule="auto"/>
        <w:ind w:firstLine="720"/>
        <w:rPr>
          <w:rFonts w:ascii="Times New Roman" w:eastAsia="Times New Roman" w:hAnsi="Times New Roman" w:cs="Times New Roman"/>
          <w:sz w:val="26"/>
          <w:szCs w:val="26"/>
          <w:lang w:val="en-US"/>
        </w:rPr>
      </w:pPr>
    </w:p>
    <w:p w14:paraId="6AF7BB2C" w14:textId="77777777" w:rsidR="00650C6E" w:rsidRDefault="00650C6E" w:rsidP="00D0391C">
      <w:pPr>
        <w:spacing w:line="335" w:lineRule="auto"/>
        <w:ind w:firstLine="720"/>
        <w:rPr>
          <w:rFonts w:ascii="Times New Roman" w:eastAsia="Times New Roman" w:hAnsi="Times New Roman" w:cs="Times New Roman"/>
          <w:lang w:val="en-US"/>
        </w:rPr>
      </w:pPr>
      <w:r>
        <w:rPr>
          <w:rFonts w:ascii="Times New Roman" w:eastAsia="Times New Roman" w:hAnsi="Times New Roman" w:cs="Times New Roman"/>
          <w:noProof/>
        </w:rPr>
        <w:drawing>
          <wp:inline distT="0" distB="0" distL="0" distR="0" wp14:anchorId="7CA2C1DB" wp14:editId="0AF3E3FA">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CD46997" w14:textId="77777777" w:rsidR="00280355" w:rsidRDefault="00280355" w:rsidP="00D0391C">
      <w:pPr>
        <w:spacing w:line="335" w:lineRule="auto"/>
        <w:ind w:firstLine="720"/>
        <w:jc w:val="center"/>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Figure </w:t>
      </w:r>
      <w:r w:rsidR="00BD6577">
        <w:rPr>
          <w:rFonts w:ascii="Times New Roman" w:eastAsia="Times New Roman" w:hAnsi="Times New Roman" w:cs="Times New Roman"/>
          <w:b/>
          <w:bCs/>
          <w:lang w:val="en-US"/>
        </w:rPr>
        <w:t xml:space="preserve">4 </w:t>
      </w:r>
    </w:p>
    <w:p w14:paraId="3BE3A132" w14:textId="77777777" w:rsidR="00BD6577" w:rsidRDefault="00BD6577" w:rsidP="00D0391C">
      <w:pPr>
        <w:spacing w:line="335" w:lineRule="auto"/>
        <w:ind w:firstLine="720"/>
        <w:rPr>
          <w:rFonts w:ascii="Times New Roman" w:eastAsia="Times New Roman" w:hAnsi="Times New Roman" w:cs="Times New Roman"/>
          <w:b/>
          <w:bCs/>
          <w:lang w:val="en-US"/>
        </w:rPr>
      </w:pPr>
    </w:p>
    <w:p w14:paraId="26ABBEC0" w14:textId="77777777" w:rsidR="00BD6577" w:rsidRPr="00D0391C" w:rsidRDefault="00BD6577" w:rsidP="00D0391C">
      <w:pPr>
        <w:pStyle w:val="ListParagraph"/>
        <w:numPr>
          <w:ilvl w:val="0"/>
          <w:numId w:val="16"/>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Southern</w:t>
      </w:r>
      <w:r w:rsidRPr="00D0391C">
        <w:rPr>
          <w:rFonts w:ascii="Times New Roman" w:eastAsia="Times New Roman" w:hAnsi="Times New Roman" w:cs="Times New Roman"/>
          <w:sz w:val="24"/>
          <w:szCs w:val="24"/>
          <w:lang w:val="en-US"/>
        </w:rPr>
        <w:t>: The majority of speakers used “</w:t>
      </w:r>
      <w:r w:rsidRPr="00D0391C">
        <w:rPr>
          <w:rFonts w:ascii="Times New Roman" w:eastAsia="Times New Roman" w:hAnsi="Times New Roman" w:cs="Times New Roman"/>
          <w:b/>
          <w:bCs/>
          <w:sz w:val="24"/>
          <w:szCs w:val="24"/>
          <w:lang w:val="en-US"/>
        </w:rPr>
        <w:t>Сіріңке</w:t>
      </w:r>
      <w:r w:rsidRPr="00D0391C">
        <w:rPr>
          <w:rFonts w:ascii="Times New Roman" w:eastAsia="Times New Roman" w:hAnsi="Times New Roman" w:cs="Times New Roman"/>
          <w:sz w:val="24"/>
          <w:szCs w:val="24"/>
          <w:lang w:val="en-US"/>
        </w:rPr>
        <w:t>” (7</w:t>
      </w:r>
      <w:r w:rsidR="00F212D7" w:rsidRPr="00D0391C">
        <w:rPr>
          <w:rFonts w:ascii="Times New Roman" w:eastAsia="Times New Roman" w:hAnsi="Times New Roman" w:cs="Times New Roman"/>
          <w:sz w:val="24"/>
          <w:szCs w:val="24"/>
          <w:lang w:val="en-US"/>
        </w:rPr>
        <w:t>1.9</w:t>
      </w:r>
      <w:r w:rsidRPr="00D0391C">
        <w:rPr>
          <w:rFonts w:ascii="Times New Roman" w:eastAsia="Times New Roman" w:hAnsi="Times New Roman" w:cs="Times New Roman"/>
          <w:sz w:val="24"/>
          <w:szCs w:val="24"/>
          <w:lang w:val="en-US"/>
        </w:rPr>
        <w:t>%). A few speakers mentioned the Russian word “</w:t>
      </w:r>
      <w:r w:rsidRPr="00D0391C">
        <w:rPr>
          <w:rFonts w:ascii="Times New Roman" w:eastAsia="Times New Roman" w:hAnsi="Times New Roman" w:cs="Times New Roman"/>
          <w:b/>
          <w:bCs/>
          <w:sz w:val="24"/>
          <w:szCs w:val="24"/>
          <w:lang w:val="en-US"/>
        </w:rPr>
        <w:t>Спичка</w:t>
      </w:r>
      <w:r w:rsidRPr="00D0391C">
        <w:rPr>
          <w:rFonts w:ascii="Times New Roman" w:eastAsia="Times New Roman" w:hAnsi="Times New Roman" w:cs="Times New Roman"/>
          <w:sz w:val="24"/>
          <w:szCs w:val="24"/>
          <w:lang w:val="en-US"/>
        </w:rPr>
        <w:t>”</w:t>
      </w:r>
      <w:r w:rsidR="00F212D7" w:rsidRPr="00D0391C">
        <w:rPr>
          <w:rFonts w:ascii="Times New Roman" w:eastAsia="Times New Roman" w:hAnsi="Times New Roman" w:cs="Times New Roman"/>
          <w:sz w:val="24"/>
          <w:szCs w:val="24"/>
          <w:lang w:val="en-US"/>
        </w:rPr>
        <w:t xml:space="preserve"> (18.8%)</w:t>
      </w:r>
      <w:r w:rsidRPr="00D0391C">
        <w:rPr>
          <w:rFonts w:ascii="Times New Roman" w:eastAsia="Times New Roman" w:hAnsi="Times New Roman" w:cs="Times New Roman"/>
          <w:sz w:val="24"/>
          <w:szCs w:val="24"/>
          <w:lang w:val="en-US"/>
        </w:rPr>
        <w:t>, while very small minorities used “</w:t>
      </w:r>
      <w:r w:rsidRPr="00D0391C">
        <w:rPr>
          <w:rFonts w:ascii="Times New Roman" w:eastAsia="Times New Roman" w:hAnsi="Times New Roman" w:cs="Times New Roman"/>
          <w:b/>
          <w:bCs/>
          <w:sz w:val="24"/>
          <w:szCs w:val="24"/>
          <w:lang w:val="en-US"/>
        </w:rPr>
        <w:t>Кеуірт</w:t>
      </w:r>
      <w:r w:rsidRPr="00D0391C">
        <w:rPr>
          <w:rFonts w:ascii="Times New Roman" w:eastAsia="Times New Roman" w:hAnsi="Times New Roman" w:cs="Times New Roman"/>
          <w:sz w:val="24"/>
          <w:szCs w:val="24"/>
          <w:lang w:val="en-US"/>
        </w:rPr>
        <w:t>”</w:t>
      </w:r>
      <w:r w:rsidR="00F212D7" w:rsidRPr="00D0391C">
        <w:rPr>
          <w:rFonts w:ascii="Times New Roman" w:eastAsia="Times New Roman" w:hAnsi="Times New Roman" w:cs="Times New Roman"/>
          <w:sz w:val="24"/>
          <w:szCs w:val="24"/>
          <w:lang w:val="en-US"/>
        </w:rPr>
        <w:t xml:space="preserve"> (6.2%)</w:t>
      </w:r>
      <w:r w:rsidRPr="00D0391C">
        <w:rPr>
          <w:rFonts w:ascii="Times New Roman" w:eastAsia="Times New Roman" w:hAnsi="Times New Roman" w:cs="Times New Roman"/>
          <w:sz w:val="24"/>
          <w:szCs w:val="24"/>
          <w:lang w:val="en-US"/>
        </w:rPr>
        <w:t xml:space="preserve"> or “</w:t>
      </w:r>
      <w:r w:rsidRPr="00D0391C">
        <w:rPr>
          <w:rFonts w:ascii="Times New Roman" w:eastAsia="Times New Roman" w:hAnsi="Times New Roman" w:cs="Times New Roman"/>
          <w:b/>
          <w:bCs/>
          <w:sz w:val="24"/>
          <w:szCs w:val="24"/>
          <w:lang w:val="en-US"/>
        </w:rPr>
        <w:t>Шырпы</w:t>
      </w:r>
      <w:r w:rsidRPr="00D0391C">
        <w:rPr>
          <w:rFonts w:ascii="Times New Roman" w:eastAsia="Times New Roman" w:hAnsi="Times New Roman" w:cs="Times New Roman"/>
          <w:sz w:val="24"/>
          <w:szCs w:val="24"/>
          <w:lang w:val="en-US"/>
        </w:rPr>
        <w:t>”</w:t>
      </w:r>
      <w:r w:rsidR="00F212D7" w:rsidRPr="00D0391C">
        <w:rPr>
          <w:rFonts w:ascii="Times New Roman" w:eastAsia="Times New Roman" w:hAnsi="Times New Roman" w:cs="Times New Roman"/>
          <w:sz w:val="24"/>
          <w:szCs w:val="24"/>
          <w:lang w:val="en-US"/>
        </w:rPr>
        <w:t xml:space="preserve"> (3.1%).</w:t>
      </w:r>
    </w:p>
    <w:p w14:paraId="25C19F72" w14:textId="77777777" w:rsidR="00BD6577" w:rsidRPr="00D0391C" w:rsidRDefault="00BD6577" w:rsidP="00D0391C">
      <w:pPr>
        <w:pStyle w:val="ListParagraph"/>
        <w:numPr>
          <w:ilvl w:val="0"/>
          <w:numId w:val="16"/>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Western</w:t>
      </w:r>
      <w:r w:rsidRPr="00D0391C">
        <w:rPr>
          <w:rFonts w:ascii="Times New Roman" w:eastAsia="Times New Roman" w:hAnsi="Times New Roman" w:cs="Times New Roman"/>
          <w:sz w:val="24"/>
          <w:szCs w:val="24"/>
          <w:lang w:val="en-US"/>
        </w:rPr>
        <w:t xml:space="preserve">: Lexical variation was more balanced. About 40% of speakers </w:t>
      </w:r>
      <w:r w:rsidR="00B47B24" w:rsidRPr="00D0391C">
        <w:rPr>
          <w:rFonts w:ascii="Times New Roman" w:eastAsia="Times New Roman" w:hAnsi="Times New Roman" w:cs="Times New Roman"/>
          <w:sz w:val="24"/>
          <w:szCs w:val="24"/>
          <w:lang w:val="en-US"/>
        </w:rPr>
        <w:t>used</w:t>
      </w:r>
      <w:r w:rsidR="00F212D7" w:rsidRPr="00D0391C">
        <w:rPr>
          <w:rFonts w:ascii="Times New Roman" w:eastAsia="Times New Roman" w:hAnsi="Times New Roman" w:cs="Times New Roman"/>
          <w:sz w:val="24"/>
          <w:szCs w:val="24"/>
          <w:lang w:val="en-US"/>
        </w:rPr>
        <w:t xml:space="preserve"> </w:t>
      </w:r>
      <w:r w:rsidRPr="00D0391C">
        <w:rPr>
          <w:rFonts w:ascii="Times New Roman" w:eastAsia="Times New Roman" w:hAnsi="Times New Roman" w:cs="Times New Roman"/>
          <w:sz w:val="24"/>
          <w:szCs w:val="24"/>
          <w:lang w:val="en-US"/>
        </w:rPr>
        <w:t>“</w:t>
      </w:r>
      <w:r w:rsidRPr="00D0391C">
        <w:rPr>
          <w:rFonts w:ascii="Times New Roman" w:eastAsia="Times New Roman" w:hAnsi="Times New Roman" w:cs="Times New Roman"/>
          <w:b/>
          <w:bCs/>
          <w:sz w:val="24"/>
          <w:szCs w:val="24"/>
          <w:lang w:val="en-US"/>
        </w:rPr>
        <w:t>Сіріңке</w:t>
      </w:r>
      <w:r w:rsidRPr="00D0391C">
        <w:rPr>
          <w:rFonts w:ascii="Times New Roman" w:eastAsia="Times New Roman" w:hAnsi="Times New Roman" w:cs="Times New Roman"/>
          <w:sz w:val="24"/>
          <w:szCs w:val="24"/>
          <w:lang w:val="en-US"/>
        </w:rPr>
        <w:t>”, another 40% used “</w:t>
      </w:r>
      <w:r w:rsidR="00B47B24" w:rsidRPr="00D0391C">
        <w:rPr>
          <w:rFonts w:ascii="Times New Roman" w:eastAsia="Times New Roman" w:hAnsi="Times New Roman" w:cs="Times New Roman"/>
          <w:b/>
          <w:bCs/>
          <w:sz w:val="24"/>
          <w:szCs w:val="24"/>
          <w:lang w:val="ru-RU"/>
        </w:rPr>
        <w:t>Шырпы</w:t>
      </w:r>
      <w:r w:rsidRPr="00D0391C">
        <w:rPr>
          <w:rFonts w:ascii="Times New Roman" w:eastAsia="Times New Roman" w:hAnsi="Times New Roman" w:cs="Times New Roman"/>
          <w:sz w:val="24"/>
          <w:szCs w:val="24"/>
          <w:lang w:val="en-US"/>
        </w:rPr>
        <w:t>” and the remaining 20% preferred the Russian “</w:t>
      </w:r>
      <w:r w:rsidRPr="00D0391C">
        <w:rPr>
          <w:rFonts w:ascii="Times New Roman" w:eastAsia="Times New Roman" w:hAnsi="Times New Roman" w:cs="Times New Roman"/>
          <w:b/>
          <w:bCs/>
          <w:sz w:val="24"/>
          <w:szCs w:val="24"/>
          <w:lang w:val="en-US"/>
        </w:rPr>
        <w:t>Спичка</w:t>
      </w:r>
      <w:r w:rsidRPr="00D0391C">
        <w:rPr>
          <w:rFonts w:ascii="Times New Roman" w:eastAsia="Times New Roman" w:hAnsi="Times New Roman" w:cs="Times New Roman"/>
          <w:sz w:val="24"/>
          <w:szCs w:val="24"/>
          <w:lang w:val="en-US"/>
        </w:rPr>
        <w:t>.”</w:t>
      </w:r>
    </w:p>
    <w:p w14:paraId="100EAE23" w14:textId="77777777" w:rsidR="00BD6577" w:rsidRPr="00D0391C" w:rsidRDefault="00BD6577" w:rsidP="00D0391C">
      <w:pPr>
        <w:pStyle w:val="ListParagraph"/>
        <w:numPr>
          <w:ilvl w:val="0"/>
          <w:numId w:val="16"/>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Northeastern</w:t>
      </w:r>
      <w:r w:rsidRPr="00D0391C">
        <w:rPr>
          <w:rFonts w:ascii="Times New Roman" w:eastAsia="Times New Roman" w:hAnsi="Times New Roman" w:cs="Times New Roman"/>
          <w:sz w:val="24"/>
          <w:szCs w:val="24"/>
          <w:lang w:val="en-US"/>
        </w:rPr>
        <w:t>: The dominant word was clearly “</w:t>
      </w:r>
      <w:r w:rsidRPr="00D0391C">
        <w:rPr>
          <w:rFonts w:ascii="Times New Roman" w:eastAsia="Times New Roman" w:hAnsi="Times New Roman" w:cs="Times New Roman"/>
          <w:b/>
          <w:bCs/>
          <w:sz w:val="24"/>
          <w:szCs w:val="24"/>
          <w:lang w:val="en-US"/>
        </w:rPr>
        <w:t>Сіріңке</w:t>
      </w:r>
      <w:r w:rsidRPr="00D0391C">
        <w:rPr>
          <w:rFonts w:ascii="Times New Roman" w:eastAsia="Times New Roman" w:hAnsi="Times New Roman" w:cs="Times New Roman"/>
          <w:sz w:val="24"/>
          <w:szCs w:val="24"/>
          <w:lang w:val="en-US"/>
        </w:rPr>
        <w:t>” (</w:t>
      </w:r>
      <w:r w:rsidR="00F212D7" w:rsidRPr="00D0391C">
        <w:rPr>
          <w:rFonts w:ascii="Times New Roman" w:eastAsia="Times New Roman" w:hAnsi="Times New Roman" w:cs="Times New Roman"/>
          <w:sz w:val="24"/>
          <w:szCs w:val="24"/>
          <w:lang w:val="en-US"/>
        </w:rPr>
        <w:t>87.5</w:t>
      </w:r>
      <w:r w:rsidRPr="00D0391C">
        <w:rPr>
          <w:rFonts w:ascii="Times New Roman" w:eastAsia="Times New Roman" w:hAnsi="Times New Roman" w:cs="Times New Roman"/>
          <w:sz w:val="24"/>
          <w:szCs w:val="24"/>
          <w:lang w:val="en-US"/>
        </w:rPr>
        <w:t>%), with only a small minority (1</w:t>
      </w:r>
      <w:r w:rsidR="00F212D7" w:rsidRPr="00D0391C">
        <w:rPr>
          <w:rFonts w:ascii="Times New Roman" w:eastAsia="Times New Roman" w:hAnsi="Times New Roman" w:cs="Times New Roman"/>
          <w:sz w:val="24"/>
          <w:szCs w:val="24"/>
          <w:lang w:val="en-US"/>
        </w:rPr>
        <w:t>2.5</w:t>
      </w:r>
      <w:r w:rsidRPr="00D0391C">
        <w:rPr>
          <w:rFonts w:ascii="Times New Roman" w:eastAsia="Times New Roman" w:hAnsi="Times New Roman" w:cs="Times New Roman"/>
          <w:sz w:val="24"/>
          <w:szCs w:val="24"/>
          <w:lang w:val="en-US"/>
        </w:rPr>
        <w:t>%) using “</w:t>
      </w:r>
      <w:r w:rsidRPr="00D0391C">
        <w:rPr>
          <w:rFonts w:ascii="Times New Roman" w:eastAsia="Times New Roman" w:hAnsi="Times New Roman" w:cs="Times New Roman"/>
          <w:b/>
          <w:bCs/>
          <w:sz w:val="24"/>
          <w:szCs w:val="24"/>
          <w:lang w:val="en-US"/>
        </w:rPr>
        <w:t>Шырпы</w:t>
      </w:r>
      <w:r w:rsidRPr="00D0391C">
        <w:rPr>
          <w:rFonts w:ascii="Times New Roman" w:eastAsia="Times New Roman" w:hAnsi="Times New Roman" w:cs="Times New Roman"/>
          <w:sz w:val="24"/>
          <w:szCs w:val="24"/>
          <w:lang w:val="en-US"/>
        </w:rPr>
        <w:t>.”</w:t>
      </w:r>
    </w:p>
    <w:p w14:paraId="1E3B2067" w14:textId="77777777" w:rsidR="00BD6577" w:rsidRPr="00D0391C" w:rsidRDefault="00BD6577" w:rsidP="00D0391C">
      <w:pPr>
        <w:spacing w:line="335" w:lineRule="auto"/>
        <w:ind w:firstLine="720"/>
        <w:rPr>
          <w:rFonts w:ascii="Times New Roman" w:eastAsia="Times New Roman" w:hAnsi="Times New Roman" w:cs="Times New Roman"/>
          <w:sz w:val="24"/>
          <w:szCs w:val="24"/>
          <w:lang w:val="en-US"/>
        </w:rPr>
      </w:pPr>
    </w:p>
    <w:p w14:paraId="5D56BEEC" w14:textId="77777777" w:rsidR="00B47B24" w:rsidRPr="00D0391C" w:rsidRDefault="00B47B24" w:rsidP="00D0391C">
      <w:pPr>
        <w:spacing w:line="335" w:lineRule="auto"/>
        <w:ind w:firstLine="720"/>
        <w:rPr>
          <w:rFonts w:ascii="Times New Roman" w:eastAsia="Times New Roman" w:hAnsi="Times New Roman" w:cs="Times New Roman"/>
          <w:sz w:val="24"/>
          <w:szCs w:val="24"/>
        </w:rPr>
      </w:pPr>
    </w:p>
    <w:p w14:paraId="63E743B7" w14:textId="77777777" w:rsidR="00B47B24" w:rsidRPr="00D0391C" w:rsidRDefault="00B47B24" w:rsidP="00D0391C">
      <w:pPr>
        <w:spacing w:line="335" w:lineRule="auto"/>
        <w:ind w:firstLine="720"/>
        <w:rPr>
          <w:rFonts w:ascii="Times New Roman" w:eastAsia="Times New Roman" w:hAnsi="Times New Roman" w:cs="Times New Roman"/>
          <w:sz w:val="24"/>
          <w:szCs w:val="24"/>
        </w:rPr>
      </w:pPr>
    </w:p>
    <w:p w14:paraId="3A1DB778" w14:textId="77777777" w:rsidR="00B47B24" w:rsidRPr="00D0391C" w:rsidRDefault="00B47B24" w:rsidP="00D0391C">
      <w:pPr>
        <w:spacing w:line="335" w:lineRule="auto"/>
        <w:ind w:firstLine="720"/>
        <w:rPr>
          <w:rFonts w:ascii="Times New Roman" w:eastAsia="Times New Roman" w:hAnsi="Times New Roman" w:cs="Times New Roman"/>
          <w:sz w:val="24"/>
          <w:szCs w:val="24"/>
        </w:rPr>
      </w:pPr>
    </w:p>
    <w:p w14:paraId="21145754" w14:textId="77777777" w:rsidR="00B47B24" w:rsidRPr="00D0391C" w:rsidRDefault="00B47B24" w:rsidP="00D0391C">
      <w:pPr>
        <w:spacing w:line="335" w:lineRule="auto"/>
        <w:ind w:firstLine="720"/>
        <w:rPr>
          <w:rFonts w:ascii="Times New Roman" w:eastAsia="Times New Roman" w:hAnsi="Times New Roman" w:cs="Times New Roman"/>
          <w:sz w:val="24"/>
          <w:szCs w:val="24"/>
        </w:rPr>
      </w:pPr>
    </w:p>
    <w:p w14:paraId="2466F81A" w14:textId="77777777" w:rsidR="00E36845" w:rsidRDefault="00E36845" w:rsidP="00D0391C">
      <w:pPr>
        <w:spacing w:line="335" w:lineRule="auto"/>
        <w:ind w:firstLine="720"/>
        <w:rPr>
          <w:rFonts w:ascii="Times New Roman" w:eastAsia="Times New Roman" w:hAnsi="Times New Roman" w:cs="Times New Roman"/>
          <w:sz w:val="24"/>
          <w:szCs w:val="24"/>
        </w:rPr>
      </w:pPr>
    </w:p>
    <w:p w14:paraId="1D48B4F8" w14:textId="77777777" w:rsidR="007A144B" w:rsidRDefault="007A144B" w:rsidP="007A144B">
      <w:pPr>
        <w:spacing w:line="335" w:lineRule="auto"/>
        <w:ind w:firstLine="720"/>
        <w:rPr>
          <w:rFonts w:ascii="Times New Roman" w:eastAsia="Times New Roman" w:hAnsi="Times New Roman" w:cs="Times New Roman"/>
          <w:sz w:val="24"/>
          <w:szCs w:val="24"/>
        </w:rPr>
      </w:pPr>
    </w:p>
    <w:p w14:paraId="0953586D" w14:textId="75D9B7BC" w:rsidR="00280355" w:rsidRPr="00D0391C" w:rsidRDefault="00280355" w:rsidP="00D0391C">
      <w:pPr>
        <w:spacing w:line="335"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lastRenderedPageBreak/>
        <w:t>The analysis for the word "</w:t>
      </w:r>
      <w:r w:rsidR="007A144B">
        <w:rPr>
          <w:rFonts w:ascii="Times New Roman" w:eastAsia="Times New Roman" w:hAnsi="Times New Roman" w:cs="Times New Roman"/>
          <w:sz w:val="24"/>
          <w:szCs w:val="24"/>
        </w:rPr>
        <w:t>WATERMELON</w:t>
      </w:r>
      <w:r w:rsidRPr="00D0391C">
        <w:rPr>
          <w:rFonts w:ascii="Times New Roman" w:eastAsia="Times New Roman" w:hAnsi="Times New Roman" w:cs="Times New Roman"/>
          <w:sz w:val="24"/>
          <w:szCs w:val="24"/>
        </w:rPr>
        <w:t>" three distinct variants. </w:t>
      </w:r>
      <w:r w:rsidRPr="00D0391C">
        <w:rPr>
          <w:rFonts w:ascii="Times New Roman" w:eastAsia="Times New Roman" w:hAnsi="Times New Roman" w:cs="Times New Roman"/>
          <w:b/>
          <w:bCs/>
          <w:sz w:val="24"/>
          <w:szCs w:val="24"/>
        </w:rPr>
        <w:t>Figure 5</w:t>
      </w:r>
      <w:r w:rsidRPr="00D0391C">
        <w:rPr>
          <w:rFonts w:ascii="Times New Roman" w:eastAsia="Times New Roman" w:hAnsi="Times New Roman" w:cs="Times New Roman"/>
          <w:sz w:val="24"/>
          <w:szCs w:val="24"/>
        </w:rPr>
        <w:t> shows the percentage distribution of these variants within each dialect.</w:t>
      </w:r>
    </w:p>
    <w:p w14:paraId="5D740844" w14:textId="77777777" w:rsidR="00B47B24" w:rsidRPr="00280355" w:rsidRDefault="00B47B24" w:rsidP="00D0391C">
      <w:pPr>
        <w:spacing w:line="335" w:lineRule="auto"/>
        <w:ind w:firstLine="720"/>
        <w:rPr>
          <w:rFonts w:ascii="Times New Roman" w:eastAsia="Times New Roman" w:hAnsi="Times New Roman" w:cs="Times New Roman"/>
          <w:sz w:val="26"/>
          <w:szCs w:val="26"/>
          <w:lang w:val="en-US"/>
        </w:rPr>
      </w:pPr>
    </w:p>
    <w:p w14:paraId="476DFB29" w14:textId="77777777" w:rsidR="00DE2ABE" w:rsidRDefault="00DE2ABE" w:rsidP="00D0391C">
      <w:pPr>
        <w:spacing w:line="335" w:lineRule="auto"/>
        <w:ind w:firstLine="720"/>
        <w:jc w:val="center"/>
        <w:rPr>
          <w:rFonts w:ascii="Times New Roman" w:eastAsia="Times New Roman" w:hAnsi="Times New Roman" w:cs="Times New Roman"/>
          <w:b/>
          <w:bCs/>
          <w:lang w:val="en-US"/>
        </w:rPr>
      </w:pPr>
      <w:r>
        <w:rPr>
          <w:rFonts w:ascii="Times New Roman" w:eastAsia="Times New Roman" w:hAnsi="Times New Roman" w:cs="Times New Roman"/>
          <w:noProof/>
        </w:rPr>
        <w:drawing>
          <wp:inline distT="0" distB="0" distL="0" distR="0" wp14:anchorId="497D9336" wp14:editId="71854A97">
            <wp:extent cx="5486400" cy="32004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280355">
        <w:rPr>
          <w:rFonts w:ascii="Times New Roman" w:eastAsia="Times New Roman" w:hAnsi="Times New Roman" w:cs="Times New Roman"/>
          <w:lang w:val="en-US"/>
        </w:rPr>
        <w:br/>
      </w:r>
      <w:r w:rsidR="00280355">
        <w:rPr>
          <w:rFonts w:ascii="Times New Roman" w:eastAsia="Times New Roman" w:hAnsi="Times New Roman" w:cs="Times New Roman"/>
          <w:b/>
          <w:bCs/>
          <w:lang w:val="en-US"/>
        </w:rPr>
        <w:t>Figure 5</w:t>
      </w:r>
    </w:p>
    <w:p w14:paraId="6149214B" w14:textId="77777777" w:rsidR="00B47B24" w:rsidRDefault="00B47B24" w:rsidP="00D0391C">
      <w:pPr>
        <w:spacing w:line="335" w:lineRule="auto"/>
        <w:ind w:firstLine="720"/>
        <w:rPr>
          <w:rFonts w:ascii="Times New Roman" w:eastAsia="Times New Roman" w:hAnsi="Times New Roman" w:cs="Times New Roman"/>
          <w:b/>
          <w:bCs/>
          <w:lang w:val="en-US"/>
        </w:rPr>
      </w:pPr>
    </w:p>
    <w:p w14:paraId="4D8F2C70" w14:textId="77777777" w:rsidR="00B47B24" w:rsidRPr="00D0391C" w:rsidRDefault="00B47B24" w:rsidP="00D0391C">
      <w:pPr>
        <w:pStyle w:val="ListParagraph"/>
        <w:numPr>
          <w:ilvl w:val="0"/>
          <w:numId w:val="17"/>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Southern</w:t>
      </w:r>
      <w:r w:rsidRPr="00D0391C">
        <w:rPr>
          <w:rFonts w:ascii="Times New Roman" w:eastAsia="Times New Roman" w:hAnsi="Times New Roman" w:cs="Times New Roman"/>
          <w:sz w:val="24"/>
          <w:szCs w:val="24"/>
          <w:lang w:val="en-US"/>
        </w:rPr>
        <w:t>: The majority used “</w:t>
      </w:r>
      <w:r w:rsidRPr="00D0391C">
        <w:rPr>
          <w:rFonts w:ascii="Times New Roman" w:eastAsia="Times New Roman" w:hAnsi="Times New Roman" w:cs="Times New Roman"/>
          <w:b/>
          <w:bCs/>
          <w:sz w:val="24"/>
          <w:szCs w:val="24"/>
          <w:lang w:val="en-US"/>
        </w:rPr>
        <w:t>Қарбыз</w:t>
      </w:r>
      <w:r w:rsidRPr="00D0391C">
        <w:rPr>
          <w:rFonts w:ascii="Times New Roman" w:eastAsia="Times New Roman" w:hAnsi="Times New Roman" w:cs="Times New Roman"/>
          <w:sz w:val="24"/>
          <w:szCs w:val="24"/>
          <w:lang w:val="en-US"/>
        </w:rPr>
        <w:t>” (7</w:t>
      </w:r>
      <w:r w:rsidR="00F212D7" w:rsidRPr="00D0391C">
        <w:rPr>
          <w:rFonts w:ascii="Times New Roman" w:eastAsia="Times New Roman" w:hAnsi="Times New Roman" w:cs="Times New Roman"/>
          <w:sz w:val="24"/>
          <w:szCs w:val="24"/>
          <w:lang w:val="en-US"/>
        </w:rPr>
        <w:t>1.4</w:t>
      </w:r>
      <w:r w:rsidRPr="00D0391C">
        <w:rPr>
          <w:rFonts w:ascii="Times New Roman" w:eastAsia="Times New Roman" w:hAnsi="Times New Roman" w:cs="Times New Roman"/>
          <w:sz w:val="24"/>
          <w:szCs w:val="24"/>
          <w:lang w:val="en-US"/>
        </w:rPr>
        <w:t>%). A notable minority used “</w:t>
      </w:r>
      <w:r w:rsidRPr="00D0391C">
        <w:rPr>
          <w:rFonts w:ascii="Times New Roman" w:eastAsia="Times New Roman" w:hAnsi="Times New Roman" w:cs="Times New Roman"/>
          <w:b/>
          <w:bCs/>
          <w:sz w:val="24"/>
          <w:szCs w:val="24"/>
          <w:lang w:val="en-US"/>
        </w:rPr>
        <w:t>Дарбыз</w:t>
      </w:r>
      <w:r w:rsidRPr="00D0391C">
        <w:rPr>
          <w:rFonts w:ascii="Times New Roman" w:eastAsia="Times New Roman" w:hAnsi="Times New Roman" w:cs="Times New Roman"/>
          <w:sz w:val="24"/>
          <w:szCs w:val="24"/>
          <w:lang w:val="en-US"/>
        </w:rPr>
        <w:t>” (2</w:t>
      </w:r>
      <w:r w:rsidR="00F212D7" w:rsidRPr="00D0391C">
        <w:rPr>
          <w:rFonts w:ascii="Times New Roman" w:eastAsia="Times New Roman" w:hAnsi="Times New Roman" w:cs="Times New Roman"/>
          <w:sz w:val="24"/>
          <w:szCs w:val="24"/>
          <w:lang w:val="en-US"/>
        </w:rPr>
        <w:t>2.9</w:t>
      </w:r>
      <w:r w:rsidRPr="00D0391C">
        <w:rPr>
          <w:rFonts w:ascii="Times New Roman" w:eastAsia="Times New Roman" w:hAnsi="Times New Roman" w:cs="Times New Roman"/>
          <w:sz w:val="24"/>
          <w:szCs w:val="24"/>
          <w:lang w:val="en-US"/>
        </w:rPr>
        <w:t>%), while a very small fraction (</w:t>
      </w:r>
      <w:r w:rsidR="00F212D7" w:rsidRPr="00D0391C">
        <w:rPr>
          <w:rFonts w:ascii="Times New Roman" w:eastAsia="Times New Roman" w:hAnsi="Times New Roman" w:cs="Times New Roman"/>
          <w:sz w:val="24"/>
          <w:szCs w:val="24"/>
          <w:lang w:val="en-US"/>
        </w:rPr>
        <w:t>5.7</w:t>
      </w:r>
      <w:r w:rsidRPr="00D0391C">
        <w:rPr>
          <w:rFonts w:ascii="Times New Roman" w:eastAsia="Times New Roman" w:hAnsi="Times New Roman" w:cs="Times New Roman"/>
          <w:sz w:val="24"/>
          <w:szCs w:val="24"/>
          <w:lang w:val="en-US"/>
        </w:rPr>
        <w:t>%) preferred the Russian loanword “</w:t>
      </w:r>
      <w:r w:rsidRPr="00D0391C">
        <w:rPr>
          <w:rFonts w:ascii="Times New Roman" w:eastAsia="Times New Roman" w:hAnsi="Times New Roman" w:cs="Times New Roman"/>
          <w:b/>
          <w:bCs/>
          <w:sz w:val="24"/>
          <w:szCs w:val="24"/>
          <w:lang w:val="en-US"/>
        </w:rPr>
        <w:t>Арбуз</w:t>
      </w:r>
      <w:r w:rsidRPr="00D0391C">
        <w:rPr>
          <w:rFonts w:ascii="Times New Roman" w:eastAsia="Times New Roman" w:hAnsi="Times New Roman" w:cs="Times New Roman"/>
          <w:sz w:val="24"/>
          <w:szCs w:val="24"/>
          <w:lang w:val="en-US"/>
        </w:rPr>
        <w:t>”.</w:t>
      </w:r>
    </w:p>
    <w:p w14:paraId="08A897A3" w14:textId="77777777" w:rsidR="00B47B24" w:rsidRPr="00D0391C" w:rsidRDefault="00B47B24" w:rsidP="00D0391C">
      <w:pPr>
        <w:pStyle w:val="ListParagraph"/>
        <w:numPr>
          <w:ilvl w:val="0"/>
          <w:numId w:val="17"/>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Western</w:t>
      </w:r>
      <w:r w:rsidRPr="00D0391C">
        <w:rPr>
          <w:rFonts w:ascii="Times New Roman" w:eastAsia="Times New Roman" w:hAnsi="Times New Roman" w:cs="Times New Roman"/>
          <w:sz w:val="24"/>
          <w:szCs w:val="24"/>
          <w:lang w:val="en-US"/>
        </w:rPr>
        <w:t xml:space="preserve">: </w:t>
      </w:r>
      <w:r w:rsidR="00F212D7" w:rsidRPr="00D0391C">
        <w:rPr>
          <w:rFonts w:ascii="Times New Roman" w:eastAsia="Times New Roman" w:hAnsi="Times New Roman" w:cs="Times New Roman"/>
          <w:sz w:val="24"/>
          <w:szCs w:val="24"/>
          <w:lang w:val="en-US"/>
        </w:rPr>
        <w:t>E</w:t>
      </w:r>
      <w:r w:rsidRPr="00D0391C">
        <w:rPr>
          <w:rFonts w:ascii="Times New Roman" w:eastAsia="Times New Roman" w:hAnsi="Times New Roman" w:cs="Times New Roman"/>
          <w:sz w:val="24"/>
          <w:szCs w:val="24"/>
          <w:lang w:val="en-US"/>
        </w:rPr>
        <w:t>veryone used “</w:t>
      </w:r>
      <w:r w:rsidRPr="00D0391C">
        <w:rPr>
          <w:rFonts w:ascii="Times New Roman" w:eastAsia="Times New Roman" w:hAnsi="Times New Roman" w:cs="Times New Roman"/>
          <w:b/>
          <w:bCs/>
          <w:sz w:val="24"/>
          <w:szCs w:val="24"/>
          <w:lang w:val="en-US"/>
        </w:rPr>
        <w:t>Қарбыз</w:t>
      </w:r>
      <w:r w:rsidRPr="00D0391C">
        <w:rPr>
          <w:rFonts w:ascii="Times New Roman" w:eastAsia="Times New Roman" w:hAnsi="Times New Roman" w:cs="Times New Roman"/>
          <w:sz w:val="24"/>
          <w:szCs w:val="24"/>
          <w:lang w:val="en-US"/>
        </w:rPr>
        <w:t>” (100%). No significant use of other variants.</w:t>
      </w:r>
    </w:p>
    <w:p w14:paraId="46CDFE9D" w14:textId="77777777" w:rsidR="00B47B24" w:rsidRPr="00D0391C" w:rsidRDefault="00B47B24" w:rsidP="00D0391C">
      <w:pPr>
        <w:pStyle w:val="ListParagraph"/>
        <w:numPr>
          <w:ilvl w:val="0"/>
          <w:numId w:val="17"/>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Northeastern</w:t>
      </w:r>
      <w:r w:rsidRPr="00D0391C">
        <w:rPr>
          <w:rFonts w:ascii="Times New Roman" w:eastAsia="Times New Roman" w:hAnsi="Times New Roman" w:cs="Times New Roman"/>
          <w:sz w:val="24"/>
          <w:szCs w:val="24"/>
          <w:lang w:val="en-US"/>
        </w:rPr>
        <w:t>: The dominant form was again “</w:t>
      </w:r>
      <w:r w:rsidRPr="00D0391C">
        <w:rPr>
          <w:rFonts w:ascii="Times New Roman" w:eastAsia="Times New Roman" w:hAnsi="Times New Roman" w:cs="Times New Roman"/>
          <w:b/>
          <w:bCs/>
          <w:sz w:val="24"/>
          <w:szCs w:val="24"/>
          <w:lang w:val="en-US"/>
        </w:rPr>
        <w:t>Қарбыз</w:t>
      </w:r>
      <w:r w:rsidRPr="00D0391C">
        <w:rPr>
          <w:rFonts w:ascii="Times New Roman" w:eastAsia="Times New Roman" w:hAnsi="Times New Roman" w:cs="Times New Roman"/>
          <w:sz w:val="24"/>
          <w:szCs w:val="24"/>
          <w:lang w:val="en-US"/>
        </w:rPr>
        <w:t>” (75%). A minority (25%) used “</w:t>
      </w:r>
      <w:r w:rsidRPr="00D0391C">
        <w:rPr>
          <w:rFonts w:ascii="Times New Roman" w:eastAsia="Times New Roman" w:hAnsi="Times New Roman" w:cs="Times New Roman"/>
          <w:b/>
          <w:bCs/>
          <w:sz w:val="24"/>
          <w:szCs w:val="24"/>
          <w:lang w:val="en-US"/>
        </w:rPr>
        <w:t>Дарбыз</w:t>
      </w:r>
      <w:r w:rsidRPr="00D0391C">
        <w:rPr>
          <w:rFonts w:ascii="Times New Roman" w:eastAsia="Times New Roman" w:hAnsi="Times New Roman" w:cs="Times New Roman"/>
          <w:sz w:val="24"/>
          <w:szCs w:val="24"/>
          <w:lang w:val="en-US"/>
        </w:rPr>
        <w:t>”.</w:t>
      </w:r>
    </w:p>
    <w:p w14:paraId="67ADA1ED" w14:textId="77777777" w:rsidR="00B47B24" w:rsidRPr="00D0391C" w:rsidRDefault="00B47B24" w:rsidP="00D0391C">
      <w:pPr>
        <w:spacing w:line="335" w:lineRule="auto"/>
        <w:ind w:firstLine="720"/>
        <w:rPr>
          <w:rFonts w:ascii="Times New Roman" w:eastAsia="Times New Roman" w:hAnsi="Times New Roman" w:cs="Times New Roman"/>
          <w:b/>
          <w:bCs/>
          <w:sz w:val="24"/>
          <w:szCs w:val="24"/>
          <w:lang w:val="en-US"/>
        </w:rPr>
      </w:pPr>
    </w:p>
    <w:p w14:paraId="0B29F996" w14:textId="77777777" w:rsidR="00B47B24" w:rsidRPr="00D0391C" w:rsidRDefault="00B47B24" w:rsidP="00D0391C">
      <w:pPr>
        <w:spacing w:line="335" w:lineRule="auto"/>
        <w:ind w:firstLine="720"/>
        <w:jc w:val="center"/>
        <w:rPr>
          <w:rFonts w:ascii="Times New Roman" w:eastAsia="Times New Roman" w:hAnsi="Times New Roman" w:cs="Times New Roman"/>
          <w:b/>
          <w:bCs/>
          <w:sz w:val="24"/>
          <w:szCs w:val="24"/>
          <w:lang w:val="en-US"/>
        </w:rPr>
      </w:pPr>
    </w:p>
    <w:p w14:paraId="6458A5F7" w14:textId="77777777" w:rsidR="00B47B24" w:rsidRPr="00D0391C" w:rsidRDefault="00B47B24" w:rsidP="00D0391C">
      <w:pPr>
        <w:spacing w:line="335" w:lineRule="auto"/>
        <w:ind w:firstLine="720"/>
        <w:rPr>
          <w:rFonts w:ascii="Times New Roman" w:eastAsia="Times New Roman" w:hAnsi="Times New Roman" w:cs="Times New Roman"/>
          <w:sz w:val="24"/>
          <w:szCs w:val="24"/>
        </w:rPr>
      </w:pPr>
    </w:p>
    <w:p w14:paraId="37E3D098" w14:textId="77777777" w:rsidR="005648EA" w:rsidRPr="00D0391C" w:rsidRDefault="005648EA" w:rsidP="00D0391C">
      <w:pPr>
        <w:spacing w:line="335" w:lineRule="auto"/>
        <w:ind w:firstLine="720"/>
        <w:rPr>
          <w:rFonts w:ascii="Times New Roman" w:eastAsia="Times New Roman" w:hAnsi="Times New Roman" w:cs="Times New Roman"/>
          <w:sz w:val="24"/>
          <w:szCs w:val="24"/>
        </w:rPr>
      </w:pPr>
    </w:p>
    <w:p w14:paraId="39C62538" w14:textId="77777777" w:rsidR="005648EA" w:rsidRPr="00D0391C" w:rsidRDefault="005648EA" w:rsidP="00D0391C">
      <w:pPr>
        <w:spacing w:line="335" w:lineRule="auto"/>
        <w:ind w:firstLine="720"/>
        <w:rPr>
          <w:rFonts w:ascii="Times New Roman" w:eastAsia="Times New Roman" w:hAnsi="Times New Roman" w:cs="Times New Roman"/>
          <w:sz w:val="24"/>
          <w:szCs w:val="24"/>
        </w:rPr>
      </w:pPr>
    </w:p>
    <w:p w14:paraId="018EB28F" w14:textId="77777777" w:rsidR="00E36845" w:rsidRDefault="00E36845" w:rsidP="00D0391C">
      <w:pPr>
        <w:spacing w:line="335" w:lineRule="auto"/>
        <w:ind w:firstLine="720"/>
        <w:rPr>
          <w:rFonts w:ascii="Times New Roman" w:eastAsia="Times New Roman" w:hAnsi="Times New Roman" w:cs="Times New Roman"/>
          <w:sz w:val="24"/>
          <w:szCs w:val="24"/>
        </w:rPr>
      </w:pPr>
    </w:p>
    <w:p w14:paraId="5A64C9ED" w14:textId="77777777" w:rsidR="00E36845" w:rsidRDefault="00E36845" w:rsidP="00D0391C">
      <w:pPr>
        <w:spacing w:line="335" w:lineRule="auto"/>
        <w:ind w:firstLine="720"/>
        <w:rPr>
          <w:rFonts w:ascii="Times New Roman" w:eastAsia="Times New Roman" w:hAnsi="Times New Roman" w:cs="Times New Roman"/>
          <w:sz w:val="24"/>
          <w:szCs w:val="24"/>
        </w:rPr>
      </w:pPr>
    </w:p>
    <w:p w14:paraId="67A368DB" w14:textId="77777777" w:rsidR="00E36845" w:rsidRDefault="00E36845" w:rsidP="00D0391C">
      <w:pPr>
        <w:spacing w:line="335" w:lineRule="auto"/>
        <w:ind w:firstLine="720"/>
        <w:rPr>
          <w:rFonts w:ascii="Times New Roman" w:eastAsia="Times New Roman" w:hAnsi="Times New Roman" w:cs="Times New Roman"/>
          <w:sz w:val="24"/>
          <w:szCs w:val="24"/>
        </w:rPr>
      </w:pPr>
    </w:p>
    <w:p w14:paraId="02FA841C" w14:textId="77777777" w:rsidR="00E36845" w:rsidRDefault="00E36845" w:rsidP="00D0391C">
      <w:pPr>
        <w:spacing w:line="335" w:lineRule="auto"/>
        <w:ind w:firstLine="720"/>
        <w:rPr>
          <w:rFonts w:ascii="Times New Roman" w:eastAsia="Times New Roman" w:hAnsi="Times New Roman" w:cs="Times New Roman"/>
          <w:sz w:val="24"/>
          <w:szCs w:val="24"/>
        </w:rPr>
      </w:pPr>
    </w:p>
    <w:p w14:paraId="5FAAE4E3" w14:textId="3C6AAE9E" w:rsidR="00280355" w:rsidRPr="00D0391C" w:rsidRDefault="00280355" w:rsidP="00D0391C">
      <w:pPr>
        <w:spacing w:line="335" w:lineRule="auto"/>
        <w:ind w:firstLine="720"/>
        <w:rPr>
          <w:rFonts w:ascii="Times New Roman" w:eastAsia="Times New Roman" w:hAnsi="Times New Roman" w:cs="Times New Roman"/>
          <w:sz w:val="24"/>
          <w:szCs w:val="24"/>
          <w:lang w:val="en-US"/>
        </w:rPr>
      </w:pPr>
      <w:r w:rsidRPr="00D0391C">
        <w:rPr>
          <w:rFonts w:ascii="Times New Roman" w:eastAsia="Times New Roman" w:hAnsi="Times New Roman" w:cs="Times New Roman"/>
          <w:sz w:val="24"/>
          <w:szCs w:val="24"/>
        </w:rPr>
        <w:lastRenderedPageBreak/>
        <w:t>The analysis for the word "</w:t>
      </w:r>
      <w:r w:rsidR="007A144B">
        <w:rPr>
          <w:rFonts w:ascii="Times New Roman" w:eastAsia="Times New Roman" w:hAnsi="Times New Roman" w:cs="Times New Roman"/>
          <w:sz w:val="24"/>
          <w:szCs w:val="24"/>
        </w:rPr>
        <w:t>AUNT</w:t>
      </w:r>
      <w:r w:rsidRPr="00D0391C">
        <w:rPr>
          <w:rFonts w:ascii="Times New Roman" w:eastAsia="Times New Roman" w:hAnsi="Times New Roman" w:cs="Times New Roman"/>
          <w:sz w:val="24"/>
          <w:szCs w:val="24"/>
        </w:rPr>
        <w:t>" revealed five distinct variants. </w:t>
      </w:r>
      <w:r w:rsidRPr="00D0391C">
        <w:rPr>
          <w:rFonts w:ascii="Times New Roman" w:eastAsia="Times New Roman" w:hAnsi="Times New Roman" w:cs="Times New Roman"/>
          <w:b/>
          <w:bCs/>
          <w:sz w:val="24"/>
          <w:szCs w:val="24"/>
        </w:rPr>
        <w:t>Figure 6</w:t>
      </w:r>
      <w:r w:rsidRPr="00D0391C">
        <w:rPr>
          <w:rFonts w:ascii="Times New Roman" w:eastAsia="Times New Roman" w:hAnsi="Times New Roman" w:cs="Times New Roman"/>
          <w:sz w:val="24"/>
          <w:szCs w:val="24"/>
        </w:rPr>
        <w:t> shows the percentage distribution of these variants within each dialect.</w:t>
      </w:r>
    </w:p>
    <w:p w14:paraId="3A1BB395" w14:textId="77777777" w:rsidR="00DE2ABE" w:rsidRDefault="00DE2ABE" w:rsidP="00D0391C">
      <w:pPr>
        <w:spacing w:line="335" w:lineRule="auto"/>
        <w:ind w:firstLine="720"/>
        <w:rPr>
          <w:rFonts w:ascii="Times New Roman" w:eastAsia="Times New Roman" w:hAnsi="Times New Roman" w:cs="Times New Roman"/>
          <w:lang w:val="en-US"/>
        </w:rPr>
      </w:pPr>
      <w:r>
        <w:rPr>
          <w:rFonts w:ascii="Times New Roman" w:eastAsia="Times New Roman" w:hAnsi="Times New Roman" w:cs="Times New Roman"/>
          <w:noProof/>
        </w:rPr>
        <w:drawing>
          <wp:inline distT="0" distB="0" distL="0" distR="0" wp14:anchorId="218B8A1A" wp14:editId="013DDC0B">
            <wp:extent cx="5486400" cy="32004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3C520D0" w14:textId="77777777" w:rsidR="00280355" w:rsidRDefault="00280355" w:rsidP="00D0391C">
      <w:pPr>
        <w:spacing w:line="335" w:lineRule="auto"/>
        <w:ind w:firstLine="720"/>
        <w:jc w:val="center"/>
        <w:rPr>
          <w:rFonts w:ascii="Times New Roman" w:eastAsia="Times New Roman" w:hAnsi="Times New Roman" w:cs="Times New Roman"/>
          <w:b/>
          <w:bCs/>
          <w:lang w:val="en-US"/>
        </w:rPr>
      </w:pPr>
      <w:r>
        <w:rPr>
          <w:rFonts w:ascii="Times New Roman" w:eastAsia="Times New Roman" w:hAnsi="Times New Roman" w:cs="Times New Roman"/>
          <w:b/>
          <w:bCs/>
          <w:lang w:val="en-US"/>
        </w:rPr>
        <w:t>Figure 6</w:t>
      </w:r>
    </w:p>
    <w:p w14:paraId="4C88A28E" w14:textId="77777777" w:rsidR="00B47B24" w:rsidRDefault="00B47B24" w:rsidP="00D0391C">
      <w:pPr>
        <w:spacing w:line="335" w:lineRule="auto"/>
        <w:ind w:firstLine="720"/>
        <w:jc w:val="center"/>
        <w:rPr>
          <w:rFonts w:ascii="Times New Roman" w:eastAsia="Times New Roman" w:hAnsi="Times New Roman" w:cs="Times New Roman"/>
          <w:b/>
          <w:bCs/>
          <w:lang w:val="en-US"/>
        </w:rPr>
      </w:pPr>
    </w:p>
    <w:p w14:paraId="30D0F701" w14:textId="77777777" w:rsidR="005E0C14" w:rsidRPr="00D0391C" w:rsidRDefault="005E0C14" w:rsidP="00D0391C">
      <w:pPr>
        <w:pStyle w:val="ListParagraph"/>
        <w:numPr>
          <w:ilvl w:val="0"/>
          <w:numId w:val="18"/>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Southern</w:t>
      </w:r>
      <w:r w:rsidRPr="00D0391C">
        <w:rPr>
          <w:rFonts w:ascii="Times New Roman" w:eastAsia="Times New Roman" w:hAnsi="Times New Roman" w:cs="Times New Roman"/>
          <w:sz w:val="24"/>
          <w:szCs w:val="24"/>
          <w:lang w:val="en-US"/>
        </w:rPr>
        <w:t>: The dominant form was “</w:t>
      </w:r>
      <w:r w:rsidRPr="00D0391C">
        <w:rPr>
          <w:rFonts w:ascii="Times New Roman" w:eastAsia="Times New Roman" w:hAnsi="Times New Roman" w:cs="Times New Roman"/>
          <w:b/>
          <w:bCs/>
          <w:sz w:val="24"/>
          <w:szCs w:val="24"/>
          <w:lang w:val="en-US"/>
        </w:rPr>
        <w:t>Тәте</w:t>
      </w:r>
      <w:r w:rsidRPr="00D0391C">
        <w:rPr>
          <w:rFonts w:ascii="Times New Roman" w:eastAsia="Times New Roman" w:hAnsi="Times New Roman" w:cs="Times New Roman"/>
          <w:sz w:val="24"/>
          <w:szCs w:val="24"/>
          <w:lang w:val="en-US"/>
        </w:rPr>
        <w:t>” (5</w:t>
      </w:r>
      <w:r w:rsidR="00F212D7" w:rsidRPr="00D0391C">
        <w:rPr>
          <w:rFonts w:ascii="Times New Roman" w:eastAsia="Times New Roman" w:hAnsi="Times New Roman" w:cs="Times New Roman"/>
          <w:sz w:val="24"/>
          <w:szCs w:val="24"/>
          <w:lang w:val="en-US"/>
        </w:rPr>
        <w:t>7.6</w:t>
      </w:r>
      <w:r w:rsidRPr="00D0391C">
        <w:rPr>
          <w:rFonts w:ascii="Times New Roman" w:eastAsia="Times New Roman" w:hAnsi="Times New Roman" w:cs="Times New Roman"/>
          <w:sz w:val="24"/>
          <w:szCs w:val="24"/>
          <w:lang w:val="en-US"/>
        </w:rPr>
        <w:t>%). Other variants included “</w:t>
      </w:r>
      <w:r w:rsidRPr="00D0391C">
        <w:rPr>
          <w:rFonts w:ascii="Times New Roman" w:eastAsia="Times New Roman" w:hAnsi="Times New Roman" w:cs="Times New Roman"/>
          <w:b/>
          <w:bCs/>
          <w:sz w:val="24"/>
          <w:szCs w:val="24"/>
          <w:lang w:val="en-US"/>
        </w:rPr>
        <w:t>Әпше</w:t>
      </w:r>
      <w:r w:rsidRPr="00D0391C">
        <w:rPr>
          <w:rFonts w:ascii="Times New Roman" w:eastAsia="Times New Roman" w:hAnsi="Times New Roman" w:cs="Times New Roman"/>
          <w:sz w:val="24"/>
          <w:szCs w:val="24"/>
          <w:lang w:val="en-US"/>
        </w:rPr>
        <w:t>” (30</w:t>
      </w:r>
      <w:r w:rsidR="00F212D7" w:rsidRPr="00D0391C">
        <w:rPr>
          <w:rFonts w:ascii="Times New Roman" w:eastAsia="Times New Roman" w:hAnsi="Times New Roman" w:cs="Times New Roman"/>
          <w:sz w:val="24"/>
          <w:szCs w:val="24"/>
          <w:lang w:val="en-US"/>
        </w:rPr>
        <w:t>.3</w:t>
      </w:r>
      <w:r w:rsidRPr="00D0391C">
        <w:rPr>
          <w:rFonts w:ascii="Times New Roman" w:eastAsia="Times New Roman" w:hAnsi="Times New Roman" w:cs="Times New Roman"/>
          <w:sz w:val="24"/>
          <w:szCs w:val="24"/>
          <w:lang w:val="en-US"/>
        </w:rPr>
        <w:t>%), “</w:t>
      </w:r>
      <w:r w:rsidRPr="00D0391C">
        <w:rPr>
          <w:rFonts w:ascii="Times New Roman" w:eastAsia="Times New Roman" w:hAnsi="Times New Roman" w:cs="Times New Roman"/>
          <w:b/>
          <w:bCs/>
          <w:sz w:val="24"/>
          <w:szCs w:val="24"/>
          <w:lang w:val="en-US"/>
        </w:rPr>
        <w:t>Әпке</w:t>
      </w:r>
      <w:r w:rsidRPr="00D0391C">
        <w:rPr>
          <w:rFonts w:ascii="Times New Roman" w:eastAsia="Times New Roman" w:hAnsi="Times New Roman" w:cs="Times New Roman"/>
          <w:sz w:val="24"/>
          <w:szCs w:val="24"/>
          <w:lang w:val="en-US"/>
        </w:rPr>
        <w:t>” (≈</w:t>
      </w:r>
      <w:r w:rsidR="00F212D7" w:rsidRPr="00D0391C">
        <w:rPr>
          <w:rFonts w:ascii="Times New Roman" w:eastAsia="Times New Roman" w:hAnsi="Times New Roman" w:cs="Times New Roman"/>
          <w:sz w:val="24"/>
          <w:szCs w:val="24"/>
          <w:lang w:val="en-US"/>
        </w:rPr>
        <w:t>9.1</w:t>
      </w:r>
      <w:r w:rsidRPr="00D0391C">
        <w:rPr>
          <w:rFonts w:ascii="Times New Roman" w:eastAsia="Times New Roman" w:hAnsi="Times New Roman" w:cs="Times New Roman"/>
          <w:sz w:val="24"/>
          <w:szCs w:val="24"/>
          <w:lang w:val="en-US"/>
        </w:rPr>
        <w:t>%), and a very small fraction used “</w:t>
      </w:r>
      <w:r w:rsidRPr="00D0391C">
        <w:rPr>
          <w:rFonts w:ascii="Times New Roman" w:eastAsia="Times New Roman" w:hAnsi="Times New Roman" w:cs="Times New Roman"/>
          <w:b/>
          <w:bCs/>
          <w:sz w:val="24"/>
          <w:szCs w:val="24"/>
          <w:lang w:val="en-US"/>
        </w:rPr>
        <w:t>Апай</w:t>
      </w:r>
      <w:r w:rsidRPr="00D0391C">
        <w:rPr>
          <w:rFonts w:ascii="Times New Roman" w:eastAsia="Times New Roman" w:hAnsi="Times New Roman" w:cs="Times New Roman"/>
          <w:sz w:val="24"/>
          <w:szCs w:val="24"/>
          <w:lang w:val="en-US"/>
        </w:rPr>
        <w:t>” (≈</w:t>
      </w:r>
      <w:r w:rsidR="00D26643" w:rsidRPr="00D0391C">
        <w:rPr>
          <w:rFonts w:ascii="Times New Roman" w:eastAsia="Times New Roman" w:hAnsi="Times New Roman" w:cs="Times New Roman"/>
          <w:sz w:val="24"/>
          <w:szCs w:val="24"/>
          <w:lang w:val="en-US"/>
        </w:rPr>
        <w:t>3</w:t>
      </w:r>
      <w:r w:rsidRPr="00D0391C">
        <w:rPr>
          <w:rFonts w:ascii="Times New Roman" w:eastAsia="Times New Roman" w:hAnsi="Times New Roman" w:cs="Times New Roman"/>
          <w:sz w:val="24"/>
          <w:szCs w:val="24"/>
          <w:lang w:val="en-US"/>
        </w:rPr>
        <w:t>%).</w:t>
      </w:r>
    </w:p>
    <w:p w14:paraId="5BA0BDE6" w14:textId="77777777" w:rsidR="005E0C14" w:rsidRPr="00D0391C" w:rsidRDefault="005E0C14" w:rsidP="00D0391C">
      <w:pPr>
        <w:pStyle w:val="ListParagraph"/>
        <w:numPr>
          <w:ilvl w:val="0"/>
          <w:numId w:val="18"/>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Western</w:t>
      </w:r>
      <w:r w:rsidRPr="00D0391C">
        <w:rPr>
          <w:rFonts w:ascii="Times New Roman" w:eastAsia="Times New Roman" w:hAnsi="Times New Roman" w:cs="Times New Roman"/>
          <w:sz w:val="24"/>
          <w:szCs w:val="24"/>
          <w:lang w:val="en-US"/>
        </w:rPr>
        <w:t>: Everyone used “</w:t>
      </w:r>
      <w:r w:rsidRPr="00D0391C">
        <w:rPr>
          <w:rFonts w:ascii="Times New Roman" w:eastAsia="Times New Roman" w:hAnsi="Times New Roman" w:cs="Times New Roman"/>
          <w:b/>
          <w:bCs/>
          <w:sz w:val="24"/>
          <w:szCs w:val="24"/>
          <w:lang w:val="en-US"/>
        </w:rPr>
        <w:t>Апа</w:t>
      </w:r>
      <w:r w:rsidRPr="00D0391C">
        <w:rPr>
          <w:rFonts w:ascii="Times New Roman" w:eastAsia="Times New Roman" w:hAnsi="Times New Roman" w:cs="Times New Roman"/>
          <w:sz w:val="24"/>
          <w:szCs w:val="24"/>
          <w:lang w:val="en-US"/>
        </w:rPr>
        <w:t>” (100%). No significant variation.</w:t>
      </w:r>
    </w:p>
    <w:p w14:paraId="40A206E8" w14:textId="77777777" w:rsidR="005E0C14" w:rsidRPr="00D0391C" w:rsidRDefault="005E0C14" w:rsidP="00D0391C">
      <w:pPr>
        <w:pStyle w:val="ListParagraph"/>
        <w:numPr>
          <w:ilvl w:val="0"/>
          <w:numId w:val="18"/>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Northeastern</w:t>
      </w:r>
      <w:r w:rsidRPr="00D0391C">
        <w:rPr>
          <w:rFonts w:ascii="Times New Roman" w:eastAsia="Times New Roman" w:hAnsi="Times New Roman" w:cs="Times New Roman"/>
          <w:sz w:val="24"/>
          <w:szCs w:val="24"/>
          <w:lang w:val="en-US"/>
        </w:rPr>
        <w:t>: The only form used was “</w:t>
      </w:r>
      <w:r w:rsidRPr="00D0391C">
        <w:rPr>
          <w:rFonts w:ascii="Times New Roman" w:eastAsia="Times New Roman" w:hAnsi="Times New Roman" w:cs="Times New Roman"/>
          <w:b/>
          <w:bCs/>
          <w:sz w:val="24"/>
          <w:szCs w:val="24"/>
          <w:lang w:val="en-US"/>
        </w:rPr>
        <w:t>Тәте</w:t>
      </w:r>
      <w:r w:rsidRPr="00D0391C">
        <w:rPr>
          <w:rFonts w:ascii="Times New Roman" w:eastAsia="Times New Roman" w:hAnsi="Times New Roman" w:cs="Times New Roman"/>
          <w:sz w:val="24"/>
          <w:szCs w:val="24"/>
          <w:lang w:val="en-US"/>
        </w:rPr>
        <w:t>” (100%).</w:t>
      </w:r>
    </w:p>
    <w:p w14:paraId="22EFD0C5" w14:textId="77777777" w:rsidR="005E0C14" w:rsidRPr="00D0391C" w:rsidRDefault="005E0C14" w:rsidP="00D0391C">
      <w:pPr>
        <w:spacing w:line="335" w:lineRule="auto"/>
        <w:ind w:firstLine="720"/>
        <w:rPr>
          <w:rFonts w:ascii="Times New Roman" w:eastAsia="Times New Roman" w:hAnsi="Times New Roman" w:cs="Times New Roman"/>
          <w:b/>
          <w:bCs/>
          <w:sz w:val="24"/>
          <w:szCs w:val="24"/>
          <w:lang w:val="en-US"/>
        </w:rPr>
      </w:pPr>
    </w:p>
    <w:p w14:paraId="6528CAEA" w14:textId="77777777" w:rsidR="00B47B24" w:rsidRPr="00D0391C" w:rsidRDefault="00B47B24" w:rsidP="00D0391C">
      <w:pPr>
        <w:spacing w:line="335" w:lineRule="auto"/>
        <w:ind w:firstLine="720"/>
        <w:jc w:val="center"/>
        <w:rPr>
          <w:rFonts w:ascii="Times New Roman" w:eastAsia="Times New Roman" w:hAnsi="Times New Roman" w:cs="Times New Roman"/>
          <w:b/>
          <w:bCs/>
          <w:sz w:val="24"/>
          <w:szCs w:val="24"/>
          <w:lang w:val="en-US"/>
        </w:rPr>
      </w:pPr>
    </w:p>
    <w:p w14:paraId="68FD596F" w14:textId="77777777" w:rsidR="00280355" w:rsidRPr="00D0391C" w:rsidRDefault="00280355" w:rsidP="00D0391C">
      <w:pPr>
        <w:spacing w:line="335" w:lineRule="auto"/>
        <w:ind w:firstLine="720"/>
        <w:jc w:val="center"/>
        <w:rPr>
          <w:rFonts w:ascii="Times New Roman" w:eastAsia="Times New Roman" w:hAnsi="Times New Roman" w:cs="Times New Roman"/>
          <w:b/>
          <w:bCs/>
          <w:sz w:val="24"/>
          <w:szCs w:val="24"/>
          <w:lang w:val="en-US"/>
        </w:rPr>
      </w:pPr>
    </w:p>
    <w:p w14:paraId="5A5CDCC7" w14:textId="77777777" w:rsidR="005E0C14" w:rsidRPr="00D0391C" w:rsidRDefault="005E0C14" w:rsidP="00D0391C">
      <w:pPr>
        <w:spacing w:line="335" w:lineRule="auto"/>
        <w:ind w:firstLine="720"/>
        <w:rPr>
          <w:rFonts w:ascii="Times New Roman" w:eastAsia="Times New Roman" w:hAnsi="Times New Roman" w:cs="Times New Roman"/>
          <w:sz w:val="24"/>
          <w:szCs w:val="24"/>
        </w:rPr>
      </w:pPr>
    </w:p>
    <w:p w14:paraId="378E95E3" w14:textId="77777777" w:rsidR="005E0C14" w:rsidRPr="00D0391C" w:rsidRDefault="005E0C14" w:rsidP="00D0391C">
      <w:pPr>
        <w:spacing w:line="335" w:lineRule="auto"/>
        <w:ind w:firstLine="720"/>
        <w:rPr>
          <w:rFonts w:ascii="Times New Roman" w:eastAsia="Times New Roman" w:hAnsi="Times New Roman" w:cs="Times New Roman"/>
          <w:sz w:val="24"/>
          <w:szCs w:val="24"/>
        </w:rPr>
      </w:pPr>
    </w:p>
    <w:p w14:paraId="7418E5E6" w14:textId="77777777" w:rsidR="005E0C14" w:rsidRPr="00D0391C" w:rsidRDefault="005E0C14" w:rsidP="00D0391C">
      <w:pPr>
        <w:spacing w:line="335" w:lineRule="auto"/>
        <w:ind w:firstLine="720"/>
        <w:rPr>
          <w:rFonts w:ascii="Times New Roman" w:eastAsia="Times New Roman" w:hAnsi="Times New Roman" w:cs="Times New Roman"/>
          <w:sz w:val="24"/>
          <w:szCs w:val="24"/>
        </w:rPr>
      </w:pPr>
    </w:p>
    <w:p w14:paraId="7A38B0D9" w14:textId="77777777" w:rsidR="005E0C14" w:rsidRPr="00D0391C" w:rsidRDefault="005E0C14" w:rsidP="00D0391C">
      <w:pPr>
        <w:spacing w:line="335" w:lineRule="auto"/>
        <w:ind w:firstLine="720"/>
        <w:rPr>
          <w:rFonts w:ascii="Times New Roman" w:eastAsia="Times New Roman" w:hAnsi="Times New Roman" w:cs="Times New Roman"/>
          <w:sz w:val="24"/>
          <w:szCs w:val="24"/>
        </w:rPr>
      </w:pPr>
    </w:p>
    <w:p w14:paraId="6BE55E41" w14:textId="77777777" w:rsidR="005E0C14" w:rsidRPr="00D0391C" w:rsidRDefault="005E0C14" w:rsidP="00D0391C">
      <w:pPr>
        <w:spacing w:line="335" w:lineRule="auto"/>
        <w:ind w:firstLine="720"/>
        <w:rPr>
          <w:rFonts w:ascii="Times New Roman" w:eastAsia="Times New Roman" w:hAnsi="Times New Roman" w:cs="Times New Roman"/>
          <w:sz w:val="24"/>
          <w:szCs w:val="24"/>
        </w:rPr>
      </w:pPr>
    </w:p>
    <w:p w14:paraId="595DD355" w14:textId="77777777" w:rsidR="005E0C14" w:rsidRPr="00D0391C" w:rsidRDefault="005E0C14" w:rsidP="00D0391C">
      <w:pPr>
        <w:spacing w:line="335" w:lineRule="auto"/>
        <w:ind w:firstLine="720"/>
        <w:rPr>
          <w:rFonts w:ascii="Times New Roman" w:eastAsia="Times New Roman" w:hAnsi="Times New Roman" w:cs="Times New Roman"/>
          <w:sz w:val="24"/>
          <w:szCs w:val="24"/>
        </w:rPr>
      </w:pPr>
    </w:p>
    <w:p w14:paraId="7F81371F" w14:textId="77777777" w:rsidR="00E36845" w:rsidRDefault="00E36845" w:rsidP="00D0391C">
      <w:pPr>
        <w:spacing w:line="335" w:lineRule="auto"/>
        <w:ind w:firstLine="720"/>
        <w:rPr>
          <w:rFonts w:ascii="Times New Roman" w:eastAsia="Times New Roman" w:hAnsi="Times New Roman" w:cs="Times New Roman"/>
          <w:sz w:val="24"/>
          <w:szCs w:val="24"/>
        </w:rPr>
      </w:pPr>
    </w:p>
    <w:p w14:paraId="1B2C98E6" w14:textId="77777777" w:rsidR="00E36845" w:rsidRDefault="00E36845" w:rsidP="00D0391C">
      <w:pPr>
        <w:spacing w:line="335" w:lineRule="auto"/>
        <w:ind w:firstLine="720"/>
        <w:rPr>
          <w:rFonts w:ascii="Times New Roman" w:eastAsia="Times New Roman" w:hAnsi="Times New Roman" w:cs="Times New Roman"/>
          <w:sz w:val="24"/>
          <w:szCs w:val="24"/>
        </w:rPr>
      </w:pPr>
    </w:p>
    <w:p w14:paraId="18F2741E" w14:textId="63B9BF09" w:rsidR="00280355" w:rsidRPr="00D0391C" w:rsidRDefault="00280355" w:rsidP="00D0391C">
      <w:pPr>
        <w:spacing w:line="335"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lastRenderedPageBreak/>
        <w:t>The analysis for the word "</w:t>
      </w:r>
      <w:r w:rsidR="007A144B">
        <w:rPr>
          <w:rFonts w:ascii="Times New Roman" w:eastAsia="Times New Roman" w:hAnsi="Times New Roman" w:cs="Times New Roman"/>
          <w:sz w:val="24"/>
          <w:szCs w:val="24"/>
        </w:rPr>
        <w:t>SUGAR</w:t>
      </w:r>
      <w:r w:rsidRPr="00D0391C">
        <w:rPr>
          <w:rFonts w:ascii="Times New Roman" w:eastAsia="Times New Roman" w:hAnsi="Times New Roman" w:cs="Times New Roman"/>
          <w:sz w:val="24"/>
          <w:szCs w:val="24"/>
        </w:rPr>
        <w:t>" revealed five distinct variants. </w:t>
      </w:r>
      <w:r w:rsidRPr="00D0391C">
        <w:rPr>
          <w:rFonts w:ascii="Times New Roman" w:eastAsia="Times New Roman" w:hAnsi="Times New Roman" w:cs="Times New Roman"/>
          <w:b/>
          <w:bCs/>
          <w:sz w:val="24"/>
          <w:szCs w:val="24"/>
        </w:rPr>
        <w:t>Figure 7</w:t>
      </w:r>
      <w:r w:rsidRPr="00D0391C">
        <w:rPr>
          <w:rFonts w:ascii="Times New Roman" w:eastAsia="Times New Roman" w:hAnsi="Times New Roman" w:cs="Times New Roman"/>
          <w:sz w:val="24"/>
          <w:szCs w:val="24"/>
        </w:rPr>
        <w:t> shows the percentage distribution of these variants within each dialect.</w:t>
      </w:r>
    </w:p>
    <w:p w14:paraId="285D5E18" w14:textId="77777777" w:rsidR="005E0C14" w:rsidRPr="00280355" w:rsidRDefault="005E0C14" w:rsidP="00D0391C">
      <w:pPr>
        <w:spacing w:line="335" w:lineRule="auto"/>
        <w:ind w:firstLine="720"/>
        <w:rPr>
          <w:rFonts w:ascii="Times New Roman" w:eastAsia="Times New Roman" w:hAnsi="Times New Roman" w:cs="Times New Roman"/>
          <w:sz w:val="26"/>
          <w:szCs w:val="26"/>
          <w:lang w:val="en-US"/>
        </w:rPr>
      </w:pPr>
    </w:p>
    <w:p w14:paraId="20EF853A" w14:textId="77777777" w:rsidR="00DE2ABE" w:rsidRDefault="00DE2ABE" w:rsidP="00D0391C">
      <w:pPr>
        <w:spacing w:line="335" w:lineRule="auto"/>
        <w:ind w:firstLine="720"/>
        <w:rPr>
          <w:rFonts w:ascii="Times New Roman" w:eastAsia="Times New Roman" w:hAnsi="Times New Roman" w:cs="Times New Roman"/>
          <w:lang w:val="en-US"/>
        </w:rPr>
      </w:pPr>
      <w:r>
        <w:rPr>
          <w:rFonts w:ascii="Times New Roman" w:eastAsia="Times New Roman" w:hAnsi="Times New Roman" w:cs="Times New Roman"/>
          <w:noProof/>
        </w:rPr>
        <w:drawing>
          <wp:inline distT="0" distB="0" distL="0" distR="0" wp14:anchorId="3D2F483F" wp14:editId="59F35FD8">
            <wp:extent cx="5486400" cy="32004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FD6D8FD" w14:textId="77777777" w:rsidR="00280355" w:rsidRDefault="00280355" w:rsidP="00D0391C">
      <w:pPr>
        <w:spacing w:line="335" w:lineRule="auto"/>
        <w:ind w:firstLine="720"/>
        <w:jc w:val="center"/>
        <w:rPr>
          <w:rFonts w:ascii="Times New Roman" w:eastAsia="Times New Roman" w:hAnsi="Times New Roman" w:cs="Times New Roman"/>
          <w:b/>
          <w:bCs/>
          <w:lang w:val="en-US"/>
        </w:rPr>
      </w:pPr>
      <w:r>
        <w:rPr>
          <w:rFonts w:ascii="Times New Roman" w:eastAsia="Times New Roman" w:hAnsi="Times New Roman" w:cs="Times New Roman"/>
          <w:b/>
          <w:bCs/>
          <w:lang w:val="en-US"/>
        </w:rPr>
        <w:t>Figure 7</w:t>
      </w:r>
    </w:p>
    <w:p w14:paraId="104F305D" w14:textId="77777777" w:rsidR="005E0C14" w:rsidRDefault="005E0C14" w:rsidP="00D0391C">
      <w:pPr>
        <w:spacing w:line="335" w:lineRule="auto"/>
        <w:ind w:firstLine="720"/>
        <w:rPr>
          <w:rFonts w:ascii="Times New Roman" w:eastAsia="Times New Roman" w:hAnsi="Times New Roman" w:cs="Times New Roman"/>
          <w:b/>
          <w:bCs/>
          <w:lang w:val="en-US"/>
        </w:rPr>
      </w:pPr>
    </w:p>
    <w:p w14:paraId="48FF1A14" w14:textId="77777777" w:rsidR="005E0C14" w:rsidRPr="00D0391C" w:rsidRDefault="005E0C14" w:rsidP="00D0391C">
      <w:pPr>
        <w:pStyle w:val="ListParagraph"/>
        <w:numPr>
          <w:ilvl w:val="0"/>
          <w:numId w:val="19"/>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Southern</w:t>
      </w:r>
      <w:r w:rsidRPr="00D0391C">
        <w:rPr>
          <w:rFonts w:ascii="Times New Roman" w:eastAsia="Times New Roman" w:hAnsi="Times New Roman" w:cs="Times New Roman"/>
          <w:sz w:val="24"/>
          <w:szCs w:val="24"/>
          <w:lang w:val="en-US"/>
        </w:rPr>
        <w:t>: The most common word was “</w:t>
      </w:r>
      <w:r w:rsidRPr="00D0391C">
        <w:rPr>
          <w:rFonts w:ascii="Times New Roman" w:eastAsia="Times New Roman" w:hAnsi="Times New Roman" w:cs="Times New Roman"/>
          <w:b/>
          <w:bCs/>
          <w:sz w:val="24"/>
          <w:szCs w:val="24"/>
          <w:lang w:val="en-US"/>
        </w:rPr>
        <w:t>Қант</w:t>
      </w:r>
      <w:r w:rsidRPr="00D0391C">
        <w:rPr>
          <w:rFonts w:ascii="Times New Roman" w:eastAsia="Times New Roman" w:hAnsi="Times New Roman" w:cs="Times New Roman"/>
          <w:sz w:val="24"/>
          <w:szCs w:val="24"/>
          <w:lang w:val="en-US"/>
        </w:rPr>
        <w:t>” (</w:t>
      </w:r>
      <w:r w:rsidR="00D26643" w:rsidRPr="00D0391C">
        <w:rPr>
          <w:rFonts w:ascii="Times New Roman" w:eastAsia="Times New Roman" w:hAnsi="Times New Roman" w:cs="Times New Roman"/>
          <w:sz w:val="24"/>
          <w:szCs w:val="24"/>
          <w:lang w:val="en-US"/>
        </w:rPr>
        <w:t>58.8</w:t>
      </w:r>
      <w:r w:rsidRPr="00D0391C">
        <w:rPr>
          <w:rFonts w:ascii="Times New Roman" w:eastAsia="Times New Roman" w:hAnsi="Times New Roman" w:cs="Times New Roman"/>
          <w:sz w:val="24"/>
          <w:szCs w:val="24"/>
          <w:lang w:val="en-US"/>
        </w:rPr>
        <w:t>%). A large minority used “</w:t>
      </w:r>
      <w:r w:rsidRPr="00D0391C">
        <w:rPr>
          <w:rFonts w:ascii="Times New Roman" w:eastAsia="Times New Roman" w:hAnsi="Times New Roman" w:cs="Times New Roman"/>
          <w:b/>
          <w:bCs/>
          <w:sz w:val="24"/>
          <w:szCs w:val="24"/>
          <w:lang w:val="en-US"/>
        </w:rPr>
        <w:t>Құмшекер</w:t>
      </w:r>
      <w:r w:rsidRPr="00D0391C">
        <w:rPr>
          <w:rFonts w:ascii="Times New Roman" w:eastAsia="Times New Roman" w:hAnsi="Times New Roman" w:cs="Times New Roman"/>
          <w:sz w:val="24"/>
          <w:szCs w:val="24"/>
          <w:lang w:val="en-US"/>
        </w:rPr>
        <w:t>” (</w:t>
      </w:r>
      <w:r w:rsidR="00D26643" w:rsidRPr="00D0391C">
        <w:rPr>
          <w:rFonts w:ascii="Times New Roman" w:eastAsia="Times New Roman" w:hAnsi="Times New Roman" w:cs="Times New Roman"/>
          <w:sz w:val="24"/>
          <w:szCs w:val="24"/>
          <w:lang w:val="en-US"/>
        </w:rPr>
        <w:t>32.4</w:t>
      </w:r>
      <w:r w:rsidRPr="00D0391C">
        <w:rPr>
          <w:rFonts w:ascii="Times New Roman" w:eastAsia="Times New Roman" w:hAnsi="Times New Roman" w:cs="Times New Roman"/>
          <w:sz w:val="24"/>
          <w:szCs w:val="24"/>
          <w:lang w:val="en-US"/>
        </w:rPr>
        <w:t>%), while a small group preferred “</w:t>
      </w:r>
      <w:r w:rsidRPr="00D0391C">
        <w:rPr>
          <w:rFonts w:ascii="Times New Roman" w:eastAsia="Times New Roman" w:hAnsi="Times New Roman" w:cs="Times New Roman"/>
          <w:b/>
          <w:bCs/>
          <w:sz w:val="24"/>
          <w:szCs w:val="24"/>
          <w:lang w:val="en-US"/>
        </w:rPr>
        <w:t>Шекер</w:t>
      </w:r>
      <w:r w:rsidRPr="00D0391C">
        <w:rPr>
          <w:rFonts w:ascii="Times New Roman" w:eastAsia="Times New Roman" w:hAnsi="Times New Roman" w:cs="Times New Roman"/>
          <w:sz w:val="24"/>
          <w:szCs w:val="24"/>
          <w:lang w:val="en-US"/>
        </w:rPr>
        <w:t>” (</w:t>
      </w:r>
      <w:r w:rsidR="00D26643" w:rsidRPr="00D0391C">
        <w:rPr>
          <w:rFonts w:ascii="Times New Roman" w:eastAsia="Times New Roman" w:hAnsi="Times New Roman" w:cs="Times New Roman"/>
          <w:sz w:val="24"/>
          <w:szCs w:val="24"/>
          <w:lang w:val="en-US"/>
        </w:rPr>
        <w:t>8.8</w:t>
      </w:r>
      <w:r w:rsidRPr="00D0391C">
        <w:rPr>
          <w:rFonts w:ascii="Times New Roman" w:eastAsia="Times New Roman" w:hAnsi="Times New Roman" w:cs="Times New Roman"/>
          <w:sz w:val="24"/>
          <w:szCs w:val="24"/>
          <w:lang w:val="en-US"/>
        </w:rPr>
        <w:t>%).</w:t>
      </w:r>
    </w:p>
    <w:p w14:paraId="7D98573D" w14:textId="77777777" w:rsidR="005E0C14" w:rsidRPr="00D0391C" w:rsidRDefault="005E0C14" w:rsidP="00D0391C">
      <w:pPr>
        <w:pStyle w:val="ListParagraph"/>
        <w:numPr>
          <w:ilvl w:val="0"/>
          <w:numId w:val="19"/>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Western</w:t>
      </w:r>
      <w:r w:rsidRPr="00D0391C">
        <w:rPr>
          <w:rFonts w:ascii="Times New Roman" w:eastAsia="Times New Roman" w:hAnsi="Times New Roman" w:cs="Times New Roman"/>
          <w:sz w:val="24"/>
          <w:szCs w:val="24"/>
          <w:lang w:val="en-US"/>
        </w:rPr>
        <w:t xml:space="preserve">: </w:t>
      </w:r>
      <w:r w:rsidR="00D26643" w:rsidRPr="00D0391C">
        <w:rPr>
          <w:rFonts w:ascii="Times New Roman" w:eastAsia="Times New Roman" w:hAnsi="Times New Roman" w:cs="Times New Roman"/>
          <w:sz w:val="24"/>
          <w:szCs w:val="24"/>
          <w:lang w:val="en-US"/>
        </w:rPr>
        <w:t xml:space="preserve">Variant </w:t>
      </w:r>
      <w:r w:rsidRPr="00D0391C">
        <w:rPr>
          <w:rFonts w:ascii="Times New Roman" w:eastAsia="Times New Roman" w:hAnsi="Times New Roman" w:cs="Times New Roman"/>
          <w:sz w:val="24"/>
          <w:szCs w:val="24"/>
          <w:lang w:val="en-US"/>
        </w:rPr>
        <w:t>“</w:t>
      </w:r>
      <w:r w:rsidRPr="00D0391C">
        <w:rPr>
          <w:rFonts w:ascii="Times New Roman" w:eastAsia="Times New Roman" w:hAnsi="Times New Roman" w:cs="Times New Roman"/>
          <w:b/>
          <w:bCs/>
          <w:sz w:val="24"/>
          <w:szCs w:val="24"/>
          <w:lang w:val="en-US"/>
        </w:rPr>
        <w:t>Шекер</w:t>
      </w:r>
      <w:r w:rsidRPr="00D0391C">
        <w:rPr>
          <w:rFonts w:ascii="Times New Roman" w:eastAsia="Times New Roman" w:hAnsi="Times New Roman" w:cs="Times New Roman"/>
          <w:sz w:val="24"/>
          <w:szCs w:val="24"/>
          <w:lang w:val="en-US"/>
        </w:rPr>
        <w:t>” made up about 50%, followed by “</w:t>
      </w:r>
      <w:r w:rsidRPr="00D0391C">
        <w:rPr>
          <w:rFonts w:ascii="Times New Roman" w:eastAsia="Times New Roman" w:hAnsi="Times New Roman" w:cs="Times New Roman"/>
          <w:b/>
          <w:bCs/>
          <w:sz w:val="24"/>
          <w:szCs w:val="24"/>
          <w:lang w:val="en-US"/>
        </w:rPr>
        <w:t>Секер</w:t>
      </w:r>
      <w:r w:rsidRPr="00D0391C">
        <w:rPr>
          <w:rFonts w:ascii="Times New Roman" w:eastAsia="Times New Roman" w:hAnsi="Times New Roman" w:cs="Times New Roman"/>
          <w:sz w:val="24"/>
          <w:szCs w:val="24"/>
          <w:lang w:val="en-US"/>
        </w:rPr>
        <w:t>” (25%) and “</w:t>
      </w:r>
      <w:r w:rsidRPr="00D0391C">
        <w:rPr>
          <w:rFonts w:ascii="Times New Roman" w:eastAsia="Times New Roman" w:hAnsi="Times New Roman" w:cs="Times New Roman"/>
          <w:b/>
          <w:bCs/>
          <w:sz w:val="24"/>
          <w:szCs w:val="24"/>
          <w:lang w:val="en-US"/>
        </w:rPr>
        <w:t>Қант</w:t>
      </w:r>
      <w:r w:rsidRPr="00D0391C">
        <w:rPr>
          <w:rFonts w:ascii="Times New Roman" w:eastAsia="Times New Roman" w:hAnsi="Times New Roman" w:cs="Times New Roman"/>
          <w:sz w:val="24"/>
          <w:szCs w:val="24"/>
          <w:lang w:val="en-US"/>
        </w:rPr>
        <w:t xml:space="preserve">” (25%). </w:t>
      </w:r>
    </w:p>
    <w:p w14:paraId="5857C787" w14:textId="13229887" w:rsidR="002A7F11" w:rsidRPr="00D0391C" w:rsidRDefault="005E0C14" w:rsidP="00D0391C">
      <w:pPr>
        <w:pStyle w:val="ListParagraph"/>
        <w:numPr>
          <w:ilvl w:val="0"/>
          <w:numId w:val="19"/>
        </w:numPr>
        <w:spacing w:line="335" w:lineRule="auto"/>
        <w:rPr>
          <w:rFonts w:ascii="Times New Roman" w:eastAsia="Times New Roman" w:hAnsi="Times New Roman" w:cs="Times New Roman"/>
          <w:sz w:val="24"/>
          <w:szCs w:val="24"/>
          <w:lang w:val="en-US"/>
        </w:rPr>
      </w:pPr>
      <w:r w:rsidRPr="00D0391C">
        <w:rPr>
          <w:rFonts w:ascii="Times New Roman" w:eastAsia="Times New Roman" w:hAnsi="Times New Roman" w:cs="Times New Roman"/>
          <w:b/>
          <w:bCs/>
          <w:sz w:val="24"/>
          <w:szCs w:val="24"/>
          <w:lang w:val="en-US"/>
        </w:rPr>
        <w:t>Northeastern</w:t>
      </w:r>
      <w:r w:rsidRPr="00D0391C">
        <w:rPr>
          <w:rFonts w:ascii="Times New Roman" w:eastAsia="Times New Roman" w:hAnsi="Times New Roman" w:cs="Times New Roman"/>
          <w:sz w:val="24"/>
          <w:szCs w:val="24"/>
          <w:lang w:val="en-US"/>
        </w:rPr>
        <w:t>: The dominant variant was “</w:t>
      </w:r>
      <w:r w:rsidRPr="00D0391C">
        <w:rPr>
          <w:rFonts w:ascii="Times New Roman" w:eastAsia="Times New Roman" w:hAnsi="Times New Roman" w:cs="Times New Roman"/>
          <w:b/>
          <w:bCs/>
          <w:sz w:val="24"/>
          <w:szCs w:val="24"/>
          <w:lang w:val="en-US"/>
        </w:rPr>
        <w:t>Қант</w:t>
      </w:r>
      <w:r w:rsidRPr="00D0391C">
        <w:rPr>
          <w:rFonts w:ascii="Times New Roman" w:eastAsia="Times New Roman" w:hAnsi="Times New Roman" w:cs="Times New Roman"/>
          <w:sz w:val="24"/>
          <w:szCs w:val="24"/>
          <w:lang w:val="en-US"/>
        </w:rPr>
        <w:t>” (75%), with “</w:t>
      </w:r>
      <w:r w:rsidRPr="00D0391C">
        <w:rPr>
          <w:rFonts w:ascii="Times New Roman" w:eastAsia="Times New Roman" w:hAnsi="Times New Roman" w:cs="Times New Roman"/>
          <w:b/>
          <w:bCs/>
          <w:sz w:val="24"/>
          <w:szCs w:val="24"/>
          <w:lang w:val="en-US"/>
        </w:rPr>
        <w:t>Шекер</w:t>
      </w:r>
      <w:r w:rsidRPr="00D0391C">
        <w:rPr>
          <w:rFonts w:ascii="Times New Roman" w:eastAsia="Times New Roman" w:hAnsi="Times New Roman" w:cs="Times New Roman"/>
          <w:sz w:val="24"/>
          <w:szCs w:val="24"/>
          <w:lang w:val="en-US"/>
        </w:rPr>
        <w:t xml:space="preserve">” (25%) </w:t>
      </w:r>
      <w:ins w:id="2" w:author="Ali abi" w:date="2025-09-13T01:06:00Z">
        <w:r w:rsidR="00EF1302">
          <w:rPr>
            <w:rFonts w:ascii="Times New Roman" w:eastAsia="Times New Roman" w:hAnsi="Times New Roman" w:cs="Times New Roman"/>
            <w:sz w:val="24"/>
            <w:szCs w:val="24"/>
            <w:lang w:val="en-US"/>
          </w:rPr>
          <w:t>a</w:t>
        </w:r>
      </w:ins>
      <w:del w:id="3" w:author="Ali abi" w:date="2025-09-13T01:06:00Z">
        <w:r w:rsidRPr="00D0391C" w:rsidDel="00EF1302">
          <w:rPr>
            <w:rFonts w:ascii="Times New Roman" w:eastAsia="Times New Roman" w:hAnsi="Times New Roman" w:cs="Times New Roman"/>
            <w:sz w:val="24"/>
            <w:szCs w:val="24"/>
            <w:lang w:val="en-US"/>
          </w:rPr>
          <w:delText>a</w:delText>
        </w:r>
      </w:del>
      <w:r w:rsidRPr="00D0391C">
        <w:rPr>
          <w:rFonts w:ascii="Times New Roman" w:eastAsia="Times New Roman" w:hAnsi="Times New Roman" w:cs="Times New Roman"/>
          <w:sz w:val="24"/>
          <w:szCs w:val="24"/>
          <w:lang w:val="en-US"/>
        </w:rPr>
        <w:t>s the only alternative.</w:t>
      </w:r>
      <w:r w:rsidR="002A7F11" w:rsidRPr="00D0391C">
        <w:rPr>
          <w:rFonts w:ascii="Times New Roman" w:eastAsia="Times New Roman" w:hAnsi="Times New Roman" w:cs="Times New Roman"/>
          <w:sz w:val="24"/>
          <w:szCs w:val="24"/>
          <w:lang w:val="en-US"/>
        </w:rPr>
        <w:br/>
      </w:r>
    </w:p>
    <w:p w14:paraId="1A89C685" w14:textId="77777777" w:rsidR="003F65C8" w:rsidRPr="00D0391C" w:rsidRDefault="003F65C8" w:rsidP="00D0391C">
      <w:pPr>
        <w:spacing w:line="335" w:lineRule="auto"/>
        <w:ind w:firstLine="720"/>
        <w:rPr>
          <w:rFonts w:ascii="Times New Roman" w:eastAsia="Times New Roman" w:hAnsi="Times New Roman" w:cs="Times New Roman"/>
          <w:sz w:val="26"/>
          <w:szCs w:val="26"/>
        </w:rPr>
      </w:pPr>
    </w:p>
    <w:p w14:paraId="3291A7D8" w14:textId="77777777" w:rsidR="002A7F11" w:rsidRPr="00D0391C" w:rsidRDefault="003F65C8" w:rsidP="007A144B">
      <w:pPr>
        <w:spacing w:line="335" w:lineRule="auto"/>
        <w:rPr>
          <w:rFonts w:ascii="Times New Roman" w:eastAsia="Times New Roman" w:hAnsi="Times New Roman" w:cs="Times New Roman"/>
          <w:sz w:val="28"/>
          <w:szCs w:val="28"/>
          <w:lang w:val="en-US"/>
        </w:rPr>
      </w:pPr>
      <w:r w:rsidRPr="00D0391C">
        <w:rPr>
          <w:rFonts w:ascii="Times New Roman" w:eastAsia="Times New Roman" w:hAnsi="Times New Roman" w:cs="Times New Roman"/>
          <w:b/>
          <w:bCs/>
          <w:sz w:val="28"/>
          <w:szCs w:val="28"/>
        </w:rPr>
        <w:t xml:space="preserve">4.3. </w:t>
      </w:r>
      <w:r w:rsidR="002A7F11" w:rsidRPr="00D0391C">
        <w:rPr>
          <w:rFonts w:ascii="Times New Roman" w:eastAsia="Times New Roman" w:hAnsi="Times New Roman" w:cs="Times New Roman"/>
          <w:b/>
          <w:bCs/>
          <w:sz w:val="28"/>
          <w:szCs w:val="28"/>
        </w:rPr>
        <w:t>Reported Misunderstandings</w:t>
      </w:r>
    </w:p>
    <w:p w14:paraId="18E0E6E8" w14:textId="3E06872E" w:rsidR="005E0C14" w:rsidRDefault="002A7F11" w:rsidP="00D0391C">
      <w:pPr>
        <w:spacing w:line="335"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t>Participants were asked whether they had ever experienced misunderstandings in communication due to dialectal differences. Out of 40 respondents, 32 (80%) gave a positive response, reporting that such situations had occurred, while 8 (20%) gave a negative response, indicating that although differences exist, they can still understand different variations.</w:t>
      </w:r>
      <w:r w:rsidR="003F65C8" w:rsidRPr="00D0391C">
        <w:rPr>
          <w:rFonts w:ascii="Times New Roman" w:eastAsia="Times New Roman" w:hAnsi="Times New Roman" w:cs="Times New Roman"/>
          <w:sz w:val="24"/>
          <w:szCs w:val="24"/>
        </w:rPr>
        <w:t xml:space="preserve"> </w:t>
      </w:r>
      <w:r w:rsidR="00C30AB6">
        <w:rPr>
          <w:rFonts w:ascii="Times New Roman" w:eastAsia="Times New Roman" w:hAnsi="Times New Roman" w:cs="Times New Roman"/>
          <w:sz w:val="24"/>
          <w:szCs w:val="24"/>
        </w:rPr>
        <w:t>M</w:t>
      </w:r>
      <w:r w:rsidR="00C30AB6" w:rsidRPr="00C30AB6">
        <w:rPr>
          <w:rFonts w:ascii="Times New Roman" w:eastAsia="Times New Roman" w:hAnsi="Times New Roman" w:cs="Times New Roman"/>
          <w:sz w:val="24"/>
          <w:szCs w:val="24"/>
        </w:rPr>
        <w:t>any Southern speakers noted problems with Western forms, while Northeastern speakers often struggled with Southern speech. One</w:t>
      </w:r>
      <w:r w:rsidR="00227D6F">
        <w:rPr>
          <w:rFonts w:ascii="Times New Roman" w:eastAsia="Times New Roman" w:hAnsi="Times New Roman" w:cs="Times New Roman"/>
          <w:sz w:val="24"/>
          <w:szCs w:val="24"/>
        </w:rPr>
        <w:t xml:space="preserve"> </w:t>
      </w:r>
      <w:ins w:id="4" w:author="Ali abi" w:date="2025-09-13T01:07:00Z">
        <w:r w:rsidR="001A1173">
          <w:rPr>
            <w:rFonts w:ascii="Times New Roman" w:eastAsia="Times New Roman" w:hAnsi="Times New Roman" w:cs="Times New Roman"/>
            <w:sz w:val="24"/>
            <w:szCs w:val="24"/>
          </w:rPr>
          <w:t>of the</w:t>
        </w:r>
      </w:ins>
      <w:del w:id="5" w:author="Ali abi" w:date="2025-09-13T01:07:00Z">
        <w:r w:rsidR="00227D6F" w:rsidDel="001A1173">
          <w:rPr>
            <w:rFonts w:ascii="Times New Roman" w:eastAsia="Times New Roman" w:hAnsi="Times New Roman" w:cs="Times New Roman"/>
            <w:sz w:val="24"/>
            <w:szCs w:val="24"/>
          </w:rPr>
          <w:delText>male</w:delText>
        </w:r>
      </w:del>
      <w:r w:rsidR="00C30AB6" w:rsidRPr="00C30AB6">
        <w:rPr>
          <w:rFonts w:ascii="Times New Roman" w:eastAsia="Times New Roman" w:hAnsi="Times New Roman" w:cs="Times New Roman"/>
          <w:sz w:val="24"/>
          <w:szCs w:val="24"/>
        </w:rPr>
        <w:t xml:space="preserve"> Northeastern speaker</w:t>
      </w:r>
      <w:ins w:id="6" w:author="Ali abi" w:date="2025-09-13T01:07:00Z">
        <w:r w:rsidR="001A1173">
          <w:rPr>
            <w:rFonts w:ascii="Times New Roman" w:eastAsia="Times New Roman" w:hAnsi="Times New Roman" w:cs="Times New Roman"/>
            <w:sz w:val="24"/>
            <w:szCs w:val="24"/>
          </w:rPr>
          <w:t>s</w:t>
        </w:r>
      </w:ins>
      <w:r w:rsidR="00C30AB6" w:rsidRPr="00C30AB6">
        <w:rPr>
          <w:rFonts w:ascii="Times New Roman" w:eastAsia="Times New Roman" w:hAnsi="Times New Roman" w:cs="Times New Roman"/>
          <w:sz w:val="24"/>
          <w:szCs w:val="24"/>
        </w:rPr>
        <w:t xml:space="preserve"> recalled being surprised </w:t>
      </w:r>
      <w:r w:rsidR="00C30AB6" w:rsidRPr="00C30AB6">
        <w:rPr>
          <w:rFonts w:ascii="Times New Roman" w:eastAsia="Times New Roman" w:hAnsi="Times New Roman" w:cs="Times New Roman"/>
          <w:sz w:val="24"/>
          <w:szCs w:val="24"/>
        </w:rPr>
        <w:lastRenderedPageBreak/>
        <w:t>when addressed as "Тәте"</w:t>
      </w:r>
      <w:r w:rsidR="00227D6F">
        <w:rPr>
          <w:rFonts w:ascii="Times New Roman" w:eastAsia="Times New Roman" w:hAnsi="Times New Roman" w:cs="Times New Roman"/>
          <w:sz w:val="24"/>
          <w:szCs w:val="24"/>
        </w:rPr>
        <w:t xml:space="preserve"> since</w:t>
      </w:r>
      <w:r w:rsidR="00C30AB6" w:rsidRPr="00C30AB6">
        <w:rPr>
          <w:rFonts w:ascii="Times New Roman" w:eastAsia="Times New Roman" w:hAnsi="Times New Roman" w:cs="Times New Roman"/>
          <w:sz w:val="24"/>
          <w:szCs w:val="24"/>
        </w:rPr>
        <w:t xml:space="preserve"> in their region, the word is typically used only for older women, whereas in </w:t>
      </w:r>
      <w:r w:rsidR="00227D6F">
        <w:rPr>
          <w:rFonts w:ascii="Times New Roman" w:eastAsia="Times New Roman" w:hAnsi="Times New Roman" w:cs="Times New Roman"/>
          <w:sz w:val="24"/>
          <w:szCs w:val="24"/>
        </w:rPr>
        <w:t>the South</w:t>
      </w:r>
      <w:r w:rsidR="00C30AB6" w:rsidRPr="00C30AB6">
        <w:rPr>
          <w:rFonts w:ascii="Times New Roman" w:eastAsia="Times New Roman" w:hAnsi="Times New Roman" w:cs="Times New Roman"/>
          <w:sz w:val="24"/>
          <w:szCs w:val="24"/>
        </w:rPr>
        <w:t xml:space="preserve"> it can also be applied to older men.</w:t>
      </w:r>
      <w:r w:rsidR="00227D6F">
        <w:rPr>
          <w:rFonts w:ascii="Times New Roman" w:eastAsia="Times New Roman" w:hAnsi="Times New Roman" w:cs="Times New Roman"/>
          <w:sz w:val="24"/>
          <w:szCs w:val="24"/>
        </w:rPr>
        <w:t xml:space="preserve"> In addition, s</w:t>
      </w:r>
      <w:r w:rsidR="00227D6F" w:rsidRPr="00227D6F">
        <w:rPr>
          <w:rFonts w:ascii="Times New Roman" w:eastAsia="Times New Roman" w:hAnsi="Times New Roman" w:cs="Times New Roman"/>
          <w:sz w:val="24"/>
          <w:szCs w:val="24"/>
        </w:rPr>
        <w:t>peakers from both the Southern and Northeastern zones reported difficulty understanding certain words from the Western dialect. Examples of such words include "Нзат," "Дзат,"</w:t>
      </w:r>
      <w:r w:rsidR="00227D6F" w:rsidRPr="00D0391C">
        <w:rPr>
          <w:rFonts w:ascii="Times New Roman" w:eastAsia="Times New Roman" w:hAnsi="Times New Roman" w:cs="Times New Roman"/>
          <w:sz w:val="24"/>
          <w:szCs w:val="24"/>
          <w:lang w:val="en-US"/>
        </w:rPr>
        <w:t xml:space="preserve"> </w:t>
      </w:r>
      <w:r w:rsidR="00227D6F">
        <w:rPr>
          <w:rFonts w:ascii="Times New Roman" w:eastAsia="Times New Roman" w:hAnsi="Times New Roman" w:cs="Times New Roman"/>
          <w:sz w:val="24"/>
          <w:szCs w:val="24"/>
          <w:lang w:val="en-US"/>
        </w:rPr>
        <w:t>(shortened form for “What happened?”)</w:t>
      </w:r>
      <w:r w:rsidR="00227D6F" w:rsidRPr="00227D6F">
        <w:rPr>
          <w:rFonts w:ascii="Times New Roman" w:eastAsia="Times New Roman" w:hAnsi="Times New Roman" w:cs="Times New Roman"/>
          <w:sz w:val="24"/>
          <w:szCs w:val="24"/>
        </w:rPr>
        <w:t xml:space="preserve"> and "Нән"</w:t>
      </w:r>
      <w:r w:rsidR="00227D6F">
        <w:rPr>
          <w:rFonts w:ascii="Times New Roman" w:eastAsia="Times New Roman" w:hAnsi="Times New Roman" w:cs="Times New Roman"/>
          <w:sz w:val="24"/>
          <w:szCs w:val="24"/>
        </w:rPr>
        <w:t xml:space="preserve"> (Cool).</w:t>
      </w:r>
    </w:p>
    <w:p w14:paraId="0707192B" w14:textId="77777777" w:rsidR="00227D6F" w:rsidRPr="00D0391C" w:rsidRDefault="00227D6F" w:rsidP="00D0391C">
      <w:pPr>
        <w:spacing w:line="335" w:lineRule="auto"/>
        <w:ind w:firstLine="720"/>
        <w:rPr>
          <w:rFonts w:ascii="Times New Roman" w:eastAsia="Times New Roman" w:hAnsi="Times New Roman" w:cs="Times New Roman"/>
          <w:sz w:val="24"/>
          <w:szCs w:val="24"/>
        </w:rPr>
      </w:pPr>
      <w:r w:rsidRPr="00227D6F">
        <w:rPr>
          <w:rFonts w:ascii="Times New Roman" w:eastAsia="Times New Roman" w:hAnsi="Times New Roman" w:cs="Times New Roman"/>
          <w:sz w:val="24"/>
          <w:szCs w:val="24"/>
        </w:rPr>
        <w:t>This shows that Kazakh dialects are not always mutually understandable. Speakers from the South or Northeast may struggle with words from the West, which points to regional differences in vocabulary</w:t>
      </w:r>
      <w:r>
        <w:rPr>
          <w:rFonts w:ascii="Times New Roman" w:eastAsia="Times New Roman" w:hAnsi="Times New Roman" w:cs="Times New Roman"/>
          <w:sz w:val="24"/>
          <w:szCs w:val="24"/>
        </w:rPr>
        <w:t>. S</w:t>
      </w:r>
      <w:r w:rsidRPr="00227D6F">
        <w:rPr>
          <w:rFonts w:ascii="Times New Roman" w:eastAsia="Times New Roman" w:hAnsi="Times New Roman" w:cs="Times New Roman"/>
          <w:sz w:val="24"/>
          <w:szCs w:val="24"/>
        </w:rPr>
        <w:t>ome words are unique to a certain area, while others carry different meanings depending on the region.</w:t>
      </w:r>
    </w:p>
    <w:p w14:paraId="365D33A7" w14:textId="77777777" w:rsidR="009C7006" w:rsidRDefault="009C7006" w:rsidP="00D0391C">
      <w:pPr>
        <w:spacing w:line="335" w:lineRule="auto"/>
        <w:ind w:firstLine="720"/>
        <w:rPr>
          <w:rFonts w:ascii="Times New Roman" w:eastAsia="Times New Roman" w:hAnsi="Times New Roman" w:cs="Times New Roman"/>
          <w:sz w:val="28"/>
          <w:szCs w:val="28"/>
        </w:rPr>
      </w:pPr>
    </w:p>
    <w:p w14:paraId="30936DE1" w14:textId="77777777" w:rsidR="009C7006" w:rsidRDefault="009C7006" w:rsidP="00D0391C">
      <w:pPr>
        <w:spacing w:line="335" w:lineRule="auto"/>
        <w:ind w:firstLine="720"/>
        <w:rPr>
          <w:rFonts w:ascii="Times New Roman" w:eastAsia="Times New Roman" w:hAnsi="Times New Roman" w:cs="Times New Roman"/>
          <w:sz w:val="28"/>
          <w:szCs w:val="28"/>
        </w:rPr>
      </w:pPr>
    </w:p>
    <w:p w14:paraId="22EB0CE8" w14:textId="31C25B69" w:rsidR="009C7006" w:rsidRDefault="00AF4EAD" w:rsidP="007A144B">
      <w:pPr>
        <w:spacing w:line="335"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5. </w:t>
      </w:r>
      <w:r w:rsidR="009C7006" w:rsidRPr="009C7006">
        <w:rPr>
          <w:rFonts w:ascii="Times New Roman" w:eastAsia="Times New Roman" w:hAnsi="Times New Roman" w:cs="Times New Roman"/>
          <w:b/>
          <w:bCs/>
          <w:sz w:val="28"/>
          <w:szCs w:val="28"/>
        </w:rPr>
        <w:t xml:space="preserve">Discussion </w:t>
      </w:r>
    </w:p>
    <w:p w14:paraId="2E5AF4A7" w14:textId="2794DC8C" w:rsidR="00AF4EAD" w:rsidRPr="00D0391C" w:rsidRDefault="00684AC9" w:rsidP="00D0391C">
      <w:pPr>
        <w:spacing w:line="335" w:lineRule="auto"/>
        <w:ind w:firstLine="720"/>
        <w:rPr>
          <w:rFonts w:ascii="Times New Roman" w:eastAsia="Times New Roman" w:hAnsi="Times New Roman" w:cs="Times New Roman"/>
          <w:sz w:val="24"/>
          <w:szCs w:val="24"/>
          <w:lang w:val="en-US"/>
        </w:rPr>
      </w:pPr>
      <w:r w:rsidRPr="00D0391C">
        <w:rPr>
          <w:rFonts w:ascii="Times New Roman" w:eastAsia="Times New Roman" w:hAnsi="Times New Roman" w:cs="Times New Roman"/>
          <w:sz w:val="24"/>
          <w:szCs w:val="24"/>
        </w:rPr>
        <w:t>The findings indicate that the Southern dialect shows the greatest lexical variation, often displaying multiple variations for the same variable, including a noticeable use of Russian borrowings such as “</w:t>
      </w:r>
      <w:r w:rsidRPr="00D0391C">
        <w:rPr>
          <w:rFonts w:ascii="Times New Roman" w:eastAsia="Times New Roman" w:hAnsi="Times New Roman" w:cs="Times New Roman"/>
          <w:i/>
          <w:iCs/>
          <w:sz w:val="24"/>
          <w:szCs w:val="24"/>
        </w:rPr>
        <w:t>Подушка”</w:t>
      </w:r>
      <w:r w:rsidRPr="00D0391C">
        <w:rPr>
          <w:rFonts w:ascii="Times New Roman" w:eastAsia="Times New Roman" w:hAnsi="Times New Roman" w:cs="Times New Roman"/>
          <w:sz w:val="24"/>
          <w:szCs w:val="24"/>
        </w:rPr>
        <w:t>, “</w:t>
      </w:r>
      <w:r w:rsidRPr="00D0391C">
        <w:rPr>
          <w:rFonts w:ascii="Times New Roman" w:eastAsia="Times New Roman" w:hAnsi="Times New Roman" w:cs="Times New Roman"/>
          <w:i/>
          <w:iCs/>
          <w:sz w:val="24"/>
          <w:szCs w:val="24"/>
        </w:rPr>
        <w:t>Рубашка”</w:t>
      </w:r>
      <w:r w:rsidRPr="00D0391C">
        <w:rPr>
          <w:rFonts w:ascii="Times New Roman" w:eastAsia="Times New Roman" w:hAnsi="Times New Roman" w:cs="Times New Roman"/>
          <w:sz w:val="24"/>
          <w:szCs w:val="24"/>
        </w:rPr>
        <w:t>, and “</w:t>
      </w:r>
      <w:r w:rsidRPr="00D0391C">
        <w:rPr>
          <w:rFonts w:ascii="Times New Roman" w:eastAsia="Times New Roman" w:hAnsi="Times New Roman" w:cs="Times New Roman"/>
          <w:i/>
          <w:iCs/>
          <w:sz w:val="24"/>
          <w:szCs w:val="24"/>
        </w:rPr>
        <w:t>Спич</w:t>
      </w:r>
      <w:r w:rsidRPr="00D0391C">
        <w:rPr>
          <w:rFonts w:ascii="Times New Roman" w:eastAsia="Times New Roman" w:hAnsi="Times New Roman" w:cs="Times New Roman"/>
          <w:i/>
          <w:iCs/>
          <w:sz w:val="24"/>
          <w:szCs w:val="24"/>
          <w:lang w:val="kk-KZ"/>
        </w:rPr>
        <w:t>ка</w:t>
      </w:r>
      <w:r w:rsidRPr="00D0391C">
        <w:rPr>
          <w:rFonts w:ascii="Times New Roman" w:eastAsia="Times New Roman" w:hAnsi="Times New Roman" w:cs="Times New Roman"/>
          <w:sz w:val="24"/>
          <w:szCs w:val="24"/>
          <w:lang w:val="en-US"/>
        </w:rPr>
        <w:t>.</w:t>
      </w:r>
      <w:r w:rsidR="00B9505E" w:rsidRPr="00D0391C">
        <w:rPr>
          <w:rFonts w:ascii="Inter Fallback" w:hAnsi="Inter Fallback"/>
          <w:color w:val="343B44"/>
          <w:sz w:val="24"/>
          <w:szCs w:val="24"/>
          <w:shd w:val="clear" w:color="auto" w:fill="FFFFFF"/>
        </w:rPr>
        <w:t xml:space="preserve"> </w:t>
      </w:r>
      <w:r w:rsidR="00B9505E" w:rsidRPr="00D0391C">
        <w:rPr>
          <w:rFonts w:ascii="Times New Roman" w:eastAsia="Times New Roman" w:hAnsi="Times New Roman" w:cs="Times New Roman"/>
          <w:sz w:val="24"/>
          <w:szCs w:val="24"/>
        </w:rPr>
        <w:t>The existence of such loanwords reflects the USSR's past influence, when Russian was the main language used in government, schools, and daily life</w:t>
      </w:r>
      <w:r w:rsidR="00AF4EAD" w:rsidRPr="00D0391C">
        <w:rPr>
          <w:rFonts w:ascii="Times New Roman" w:eastAsia="Times New Roman" w:hAnsi="Times New Roman" w:cs="Times New Roman"/>
          <w:sz w:val="24"/>
          <w:szCs w:val="24"/>
        </w:rPr>
        <w:t xml:space="preserve"> (</w:t>
      </w:r>
      <w:proofErr w:type="spellStart"/>
      <w:r w:rsidR="00087835" w:rsidRPr="00087835">
        <w:rPr>
          <w:rFonts w:ascii="Times New Roman" w:eastAsia="Times New Roman" w:hAnsi="Times New Roman" w:cs="Times New Roman"/>
          <w:sz w:val="24"/>
          <w:szCs w:val="24"/>
        </w:rPr>
        <w:t>Iskhan</w:t>
      </w:r>
      <w:proofErr w:type="spellEnd"/>
      <w:r w:rsidR="00087835">
        <w:rPr>
          <w:rFonts w:ascii="Times New Roman" w:eastAsia="Times New Roman" w:hAnsi="Times New Roman" w:cs="Times New Roman"/>
          <w:sz w:val="24"/>
          <w:szCs w:val="24"/>
        </w:rPr>
        <w:t xml:space="preserve"> </w:t>
      </w:r>
      <w:r w:rsidR="00087835" w:rsidRPr="00087835">
        <w:rPr>
          <w:rFonts w:ascii="Times New Roman" w:eastAsia="Times New Roman" w:hAnsi="Times New Roman" w:cs="Times New Roman"/>
          <w:sz w:val="24"/>
          <w:szCs w:val="24"/>
        </w:rPr>
        <w:t xml:space="preserve">&amp; </w:t>
      </w:r>
      <w:proofErr w:type="spellStart"/>
      <w:r w:rsidR="00087835" w:rsidRPr="00087835">
        <w:rPr>
          <w:rFonts w:ascii="Times New Roman" w:eastAsia="Times New Roman" w:hAnsi="Times New Roman" w:cs="Times New Roman"/>
          <w:sz w:val="24"/>
          <w:szCs w:val="24"/>
        </w:rPr>
        <w:t>Ospanova</w:t>
      </w:r>
      <w:proofErr w:type="spellEnd"/>
      <w:r w:rsidR="00087835" w:rsidRPr="00087835">
        <w:rPr>
          <w:rFonts w:ascii="Times New Roman" w:eastAsia="Times New Roman" w:hAnsi="Times New Roman" w:cs="Times New Roman"/>
          <w:sz w:val="24"/>
          <w:szCs w:val="24"/>
        </w:rPr>
        <w:t>, 2014</w:t>
      </w:r>
      <w:r w:rsidR="00AF4EAD" w:rsidRPr="00D0391C">
        <w:rPr>
          <w:rFonts w:ascii="Times New Roman" w:eastAsia="Times New Roman" w:hAnsi="Times New Roman" w:cs="Times New Roman"/>
          <w:sz w:val="24"/>
          <w:szCs w:val="24"/>
        </w:rPr>
        <w:t>)</w:t>
      </w:r>
      <w:r w:rsidR="00B9505E" w:rsidRPr="00D0391C">
        <w:rPr>
          <w:rFonts w:ascii="Times New Roman" w:eastAsia="Times New Roman" w:hAnsi="Times New Roman" w:cs="Times New Roman"/>
          <w:sz w:val="24"/>
          <w:szCs w:val="24"/>
        </w:rPr>
        <w:t>. Also, the lasting effects of cultural pressure and unfair treatment of the Kazakh language during Soviet times are still seen more clearly in the Southern dialect, where these Russian words are still commonly used in everyday speech</w:t>
      </w:r>
      <w:r w:rsidR="00B9505E" w:rsidRPr="00D0391C">
        <w:rPr>
          <w:rFonts w:ascii="Times New Roman" w:eastAsia="Times New Roman" w:hAnsi="Times New Roman" w:cs="Times New Roman"/>
          <w:i/>
          <w:iCs/>
          <w:sz w:val="24"/>
          <w:szCs w:val="24"/>
        </w:rPr>
        <w:t>.</w:t>
      </w:r>
      <w:r w:rsidRPr="00D0391C">
        <w:rPr>
          <w:rFonts w:ascii="Times New Roman" w:eastAsia="Times New Roman" w:hAnsi="Times New Roman" w:cs="Times New Roman"/>
          <w:i/>
          <w:iCs/>
          <w:sz w:val="24"/>
          <w:szCs w:val="24"/>
          <w:lang w:val="en-US"/>
        </w:rPr>
        <w:t xml:space="preserve"> </w:t>
      </w:r>
      <w:r w:rsidR="00B9505E" w:rsidRPr="00D0391C">
        <w:rPr>
          <w:rFonts w:ascii="Times New Roman" w:eastAsia="Times New Roman" w:hAnsi="Times New Roman" w:cs="Times New Roman"/>
          <w:sz w:val="24"/>
          <w:szCs w:val="24"/>
        </w:rPr>
        <w:t>t</w:t>
      </w:r>
      <w:r w:rsidRPr="00D0391C">
        <w:rPr>
          <w:rFonts w:ascii="Times New Roman" w:eastAsia="Times New Roman" w:hAnsi="Times New Roman" w:cs="Times New Roman"/>
          <w:sz w:val="24"/>
          <w:szCs w:val="24"/>
        </w:rPr>
        <w:t>his most likely suggests that the Southern zone is more open to external influences and internal diversity</w:t>
      </w:r>
      <w:r w:rsidR="00B9505E" w:rsidRPr="00D0391C">
        <w:rPr>
          <w:rFonts w:ascii="Times New Roman" w:eastAsia="Times New Roman" w:hAnsi="Times New Roman" w:cs="Times New Roman"/>
          <w:sz w:val="24"/>
          <w:szCs w:val="24"/>
          <w:lang w:val="en-US"/>
        </w:rPr>
        <w:t>.</w:t>
      </w:r>
      <w:r w:rsidRPr="00D0391C">
        <w:rPr>
          <w:rFonts w:ascii="Times New Roman" w:eastAsia="Times New Roman" w:hAnsi="Times New Roman" w:cs="Times New Roman"/>
          <w:sz w:val="24"/>
          <w:szCs w:val="24"/>
          <w:lang w:val="kk-KZ"/>
        </w:rPr>
        <w:t xml:space="preserve"> </w:t>
      </w:r>
    </w:p>
    <w:p w14:paraId="7268725F" w14:textId="14DDAC05" w:rsidR="00AF4EAD" w:rsidRPr="00D0391C" w:rsidRDefault="00684AC9" w:rsidP="007A144B">
      <w:pPr>
        <w:spacing w:line="335" w:lineRule="auto"/>
        <w:ind w:firstLine="720"/>
        <w:rPr>
          <w:sz w:val="24"/>
          <w:szCs w:val="24"/>
        </w:rPr>
      </w:pPr>
      <w:r w:rsidRPr="00D0391C">
        <w:rPr>
          <w:rFonts w:ascii="Times New Roman" w:eastAsia="Times New Roman" w:hAnsi="Times New Roman" w:cs="Times New Roman"/>
          <w:sz w:val="24"/>
          <w:szCs w:val="24"/>
          <w:lang w:val="en-US"/>
        </w:rPr>
        <w:t xml:space="preserve">In contrast, </w:t>
      </w:r>
      <w:r w:rsidRPr="00D0391C">
        <w:rPr>
          <w:rFonts w:ascii="Times New Roman" w:eastAsia="Times New Roman" w:hAnsi="Times New Roman" w:cs="Times New Roman"/>
          <w:sz w:val="24"/>
          <w:szCs w:val="24"/>
        </w:rPr>
        <w:t>the Northeastern dialect is more consistent, with speakers using smaller set of dominant words and rarely borrowing from Russian.</w:t>
      </w:r>
      <w:r w:rsidRPr="00D0391C">
        <w:rPr>
          <w:sz w:val="24"/>
          <w:szCs w:val="24"/>
        </w:rPr>
        <w:t xml:space="preserve"> </w:t>
      </w:r>
      <w:r w:rsidR="00ED5896" w:rsidRPr="00D0391C">
        <w:rPr>
          <w:rFonts w:ascii="Times New Roman" w:hAnsi="Times New Roman" w:cs="Times New Roman"/>
          <w:sz w:val="24"/>
          <w:szCs w:val="24"/>
        </w:rPr>
        <w:t>For almost every object, speakers preferred one main word, like “Жастық” for “Pillow,” “Қарбыз” for “Watermelon,” and “Сіріңке” for “Matches,” with only a few other options used. When there was variation, it usually involved just one additional form rather than many different words. The lack of Russian loanwords, except for rare cases like Кофта for “shirt,” shows that the Kazakh language has been better preserved in this area</w:t>
      </w:r>
      <w:r w:rsidR="00ED5896" w:rsidRPr="00D0391C">
        <w:rPr>
          <w:sz w:val="24"/>
          <w:szCs w:val="24"/>
        </w:rPr>
        <w:t xml:space="preserve">. </w:t>
      </w:r>
    </w:p>
    <w:p w14:paraId="7C267766" w14:textId="0F66A104" w:rsidR="006E5C25" w:rsidRPr="00D0391C" w:rsidRDefault="00684AC9" w:rsidP="00D0391C">
      <w:pPr>
        <w:spacing w:line="335"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t>When comparing these three zones, Southern and Northeastern dialects appear more similar to each other, frequently sharing the same dominant variants such as “</w:t>
      </w:r>
      <w:r w:rsidRPr="00D0391C">
        <w:rPr>
          <w:rFonts w:ascii="Times New Roman" w:eastAsia="Times New Roman" w:hAnsi="Times New Roman" w:cs="Times New Roman"/>
          <w:i/>
          <w:iCs/>
          <w:sz w:val="24"/>
          <w:szCs w:val="24"/>
        </w:rPr>
        <w:t>Жастық</w:t>
      </w:r>
      <w:r w:rsidRPr="00D0391C">
        <w:rPr>
          <w:rFonts w:ascii="Times New Roman" w:eastAsia="Times New Roman" w:hAnsi="Times New Roman" w:cs="Times New Roman"/>
          <w:sz w:val="24"/>
          <w:szCs w:val="24"/>
        </w:rPr>
        <w:t>”, “</w:t>
      </w:r>
      <w:r w:rsidRPr="00D0391C">
        <w:rPr>
          <w:rFonts w:ascii="Times New Roman" w:eastAsia="Times New Roman" w:hAnsi="Times New Roman" w:cs="Times New Roman"/>
          <w:i/>
          <w:iCs/>
          <w:sz w:val="24"/>
          <w:szCs w:val="24"/>
        </w:rPr>
        <w:t>Қант</w:t>
      </w:r>
      <w:r w:rsidRPr="00D0391C">
        <w:rPr>
          <w:rFonts w:ascii="Times New Roman" w:eastAsia="Times New Roman" w:hAnsi="Times New Roman" w:cs="Times New Roman"/>
          <w:sz w:val="24"/>
          <w:szCs w:val="24"/>
        </w:rPr>
        <w:t>”, and “</w:t>
      </w:r>
      <w:r w:rsidRPr="00D0391C">
        <w:rPr>
          <w:rFonts w:ascii="Times New Roman" w:eastAsia="Times New Roman" w:hAnsi="Times New Roman" w:cs="Times New Roman"/>
          <w:i/>
          <w:iCs/>
          <w:sz w:val="24"/>
          <w:szCs w:val="24"/>
        </w:rPr>
        <w:t>Сіріңке</w:t>
      </w:r>
      <w:r w:rsidRPr="00D0391C">
        <w:rPr>
          <w:rFonts w:ascii="Times New Roman" w:eastAsia="Times New Roman" w:hAnsi="Times New Roman" w:cs="Times New Roman"/>
          <w:sz w:val="24"/>
          <w:szCs w:val="24"/>
        </w:rPr>
        <w:t>”. Meanwhile, the Western dialect stands out as the most distinct</w:t>
      </w:r>
      <w:r w:rsidR="00B9505E" w:rsidRPr="00D0391C">
        <w:rPr>
          <w:rFonts w:ascii="Times New Roman" w:eastAsia="Times New Roman" w:hAnsi="Times New Roman" w:cs="Times New Roman"/>
          <w:sz w:val="24"/>
          <w:szCs w:val="24"/>
          <w:lang w:val="en-US"/>
        </w:rPr>
        <w:t xml:space="preserve"> with unique dominant variations</w:t>
      </w:r>
      <w:r w:rsidR="00C452E9">
        <w:rPr>
          <w:rFonts w:ascii="Times New Roman" w:eastAsia="Times New Roman" w:hAnsi="Times New Roman" w:cs="Times New Roman"/>
          <w:sz w:val="24"/>
          <w:szCs w:val="24"/>
          <w:lang w:val="en-US"/>
        </w:rPr>
        <w:t xml:space="preserve">. </w:t>
      </w:r>
      <w:r w:rsidR="00B9505E" w:rsidRPr="00D0391C">
        <w:rPr>
          <w:rFonts w:ascii="Times New Roman" w:eastAsia="Times New Roman" w:hAnsi="Times New Roman" w:cs="Times New Roman"/>
          <w:sz w:val="24"/>
          <w:szCs w:val="24"/>
          <w:lang w:val="en-US"/>
        </w:rPr>
        <w:t>For example, the exclusive use of “</w:t>
      </w:r>
      <w:r w:rsidR="00B9505E" w:rsidRPr="00D0391C">
        <w:rPr>
          <w:rFonts w:ascii="Times New Roman" w:eastAsia="Times New Roman" w:hAnsi="Times New Roman" w:cs="Times New Roman"/>
          <w:i/>
          <w:iCs/>
          <w:sz w:val="24"/>
          <w:szCs w:val="24"/>
          <w:lang w:val="kk-KZ"/>
        </w:rPr>
        <w:t>а</w:t>
      </w:r>
      <w:proofErr w:type="spellStart"/>
      <w:r w:rsidR="00B9505E" w:rsidRPr="00D0391C">
        <w:rPr>
          <w:rFonts w:ascii="Times New Roman" w:eastAsia="Times New Roman" w:hAnsi="Times New Roman" w:cs="Times New Roman"/>
          <w:i/>
          <w:iCs/>
          <w:sz w:val="24"/>
          <w:szCs w:val="24"/>
          <w:lang w:val="en-US"/>
        </w:rPr>
        <w:t>па</w:t>
      </w:r>
      <w:proofErr w:type="spellEnd"/>
      <w:r w:rsidR="00B9505E" w:rsidRPr="00D0391C">
        <w:rPr>
          <w:rFonts w:ascii="Times New Roman" w:eastAsia="Times New Roman" w:hAnsi="Times New Roman" w:cs="Times New Roman"/>
          <w:sz w:val="24"/>
          <w:szCs w:val="24"/>
          <w:lang w:val="en-US"/>
        </w:rPr>
        <w:t>” for “aunt” and the dominant use of “</w:t>
      </w:r>
      <w:r w:rsidR="00B9505E" w:rsidRPr="00D0391C">
        <w:rPr>
          <w:rFonts w:ascii="Times New Roman" w:eastAsia="Times New Roman" w:hAnsi="Times New Roman" w:cs="Times New Roman"/>
          <w:i/>
          <w:iCs/>
          <w:sz w:val="24"/>
          <w:szCs w:val="24"/>
          <w:lang w:val="kk-KZ"/>
        </w:rPr>
        <w:t>к</w:t>
      </w:r>
      <w:proofErr w:type="spellStart"/>
      <w:r w:rsidR="00B9505E" w:rsidRPr="00D0391C">
        <w:rPr>
          <w:rFonts w:ascii="Times New Roman" w:eastAsia="Times New Roman" w:hAnsi="Times New Roman" w:cs="Times New Roman"/>
          <w:i/>
          <w:iCs/>
          <w:sz w:val="24"/>
          <w:szCs w:val="24"/>
          <w:lang w:val="en-US"/>
        </w:rPr>
        <w:t>өпшік</w:t>
      </w:r>
      <w:proofErr w:type="spellEnd"/>
      <w:r w:rsidR="00B9505E" w:rsidRPr="00D0391C">
        <w:rPr>
          <w:rFonts w:ascii="Times New Roman" w:eastAsia="Times New Roman" w:hAnsi="Times New Roman" w:cs="Times New Roman"/>
          <w:sz w:val="24"/>
          <w:szCs w:val="24"/>
          <w:lang w:val="en-US"/>
        </w:rPr>
        <w:t>” for “pillow”</w:t>
      </w:r>
      <w:r w:rsidR="00C452E9">
        <w:rPr>
          <w:rFonts w:ascii="Times New Roman" w:eastAsia="Times New Roman" w:hAnsi="Times New Roman" w:cs="Times New Roman"/>
          <w:sz w:val="24"/>
          <w:szCs w:val="24"/>
          <w:lang w:val="en-US"/>
        </w:rPr>
        <w:t xml:space="preserve"> </w:t>
      </w:r>
      <w:r w:rsidR="00C452E9" w:rsidRPr="00C452E9">
        <w:rPr>
          <w:rFonts w:ascii="Times New Roman" w:eastAsia="Times New Roman" w:hAnsi="Times New Roman" w:cs="Times New Roman"/>
          <w:sz w:val="24"/>
          <w:szCs w:val="24"/>
        </w:rPr>
        <w:t>are features not commonly found in other regions.</w:t>
      </w:r>
    </w:p>
    <w:p w14:paraId="6ABF9111" w14:textId="63CA009D" w:rsidR="00AF4EAD" w:rsidRPr="00D0391C" w:rsidRDefault="006E5C25" w:rsidP="00D0391C">
      <w:pPr>
        <w:spacing w:line="335" w:lineRule="auto"/>
        <w:ind w:firstLine="720"/>
        <w:rPr>
          <w:rFonts w:ascii="Times New Roman" w:eastAsia="Times New Roman" w:hAnsi="Times New Roman" w:cs="Times New Roman"/>
          <w:sz w:val="24"/>
          <w:szCs w:val="24"/>
        </w:rPr>
      </w:pPr>
      <w:r w:rsidRPr="00D0391C">
        <w:rPr>
          <w:rFonts w:ascii="Times New Roman" w:eastAsia="Times New Roman" w:hAnsi="Times New Roman" w:cs="Times New Roman"/>
          <w:sz w:val="24"/>
          <w:szCs w:val="24"/>
        </w:rPr>
        <w:lastRenderedPageBreak/>
        <w:t>Moreover, the findings show that differences in dialects cause clear communication problems.</w:t>
      </w:r>
      <w:r w:rsidRPr="00D0391C">
        <w:rPr>
          <w:sz w:val="24"/>
          <w:szCs w:val="24"/>
        </w:rPr>
        <w:t xml:space="preserve"> </w:t>
      </w:r>
      <w:r w:rsidRPr="00D0391C">
        <w:rPr>
          <w:rFonts w:ascii="Times New Roman" w:eastAsia="Times New Roman" w:hAnsi="Times New Roman" w:cs="Times New Roman"/>
          <w:sz w:val="24"/>
          <w:szCs w:val="24"/>
        </w:rPr>
        <w:t xml:space="preserve">A significant majority of participants (80%) reported experiencing misunderstandings caused by lexical differences. These misunderstandings most often occur when speakers from different regions encounter dialect-specific words such as Көпшік </w:t>
      </w:r>
      <w:proofErr w:type="gramStart"/>
      <w:r w:rsidRPr="00D0391C">
        <w:rPr>
          <w:rFonts w:ascii="Times New Roman" w:eastAsia="Times New Roman" w:hAnsi="Times New Roman" w:cs="Times New Roman"/>
          <w:sz w:val="24"/>
          <w:szCs w:val="24"/>
        </w:rPr>
        <w:t>( “</w:t>
      </w:r>
      <w:proofErr w:type="gramEnd"/>
      <w:r w:rsidRPr="00D0391C">
        <w:rPr>
          <w:rFonts w:ascii="Times New Roman" w:eastAsia="Times New Roman" w:hAnsi="Times New Roman" w:cs="Times New Roman"/>
          <w:sz w:val="24"/>
          <w:szCs w:val="24"/>
        </w:rPr>
        <w:t>pillow</w:t>
      </w:r>
      <w:r w:rsidR="00AF4EAD" w:rsidRPr="00D0391C">
        <w:rPr>
          <w:rFonts w:ascii="Times New Roman" w:eastAsia="Times New Roman" w:hAnsi="Times New Roman" w:cs="Times New Roman"/>
          <w:sz w:val="24"/>
          <w:szCs w:val="24"/>
        </w:rPr>
        <w:t>” in the Western dialect</w:t>
      </w:r>
      <w:r w:rsidRPr="00D0391C">
        <w:rPr>
          <w:rFonts w:ascii="Times New Roman" w:eastAsia="Times New Roman" w:hAnsi="Times New Roman" w:cs="Times New Roman"/>
          <w:sz w:val="24"/>
          <w:szCs w:val="24"/>
        </w:rPr>
        <w:t>), which may not be immediately recognized by speakers from Southern or Northeastern zones.</w:t>
      </w:r>
      <w:r w:rsidR="005F769E" w:rsidRPr="00D0391C">
        <w:rPr>
          <w:rFonts w:ascii="Times New Roman" w:eastAsia="Times New Roman" w:hAnsi="Times New Roman" w:cs="Times New Roman"/>
          <w:sz w:val="24"/>
          <w:szCs w:val="24"/>
        </w:rPr>
        <w:t xml:space="preserve"> However, the 20% of participants said that even when they encounter such dialect-specific words</w:t>
      </w:r>
      <w:r w:rsidR="00F63311" w:rsidRPr="00D0391C">
        <w:rPr>
          <w:rFonts w:ascii="Times New Roman" w:eastAsia="Times New Roman" w:hAnsi="Times New Roman" w:cs="Times New Roman"/>
          <w:sz w:val="24"/>
          <w:szCs w:val="24"/>
        </w:rPr>
        <w:t>,</w:t>
      </w:r>
      <w:r w:rsidR="005F769E" w:rsidRPr="00D0391C">
        <w:rPr>
          <w:rFonts w:ascii="Times New Roman" w:eastAsia="Times New Roman" w:hAnsi="Times New Roman" w:cs="Times New Roman"/>
          <w:sz w:val="24"/>
          <w:szCs w:val="24"/>
        </w:rPr>
        <w:t xml:space="preserve"> they can still understand its meaning. This means that while regional word differences can sometimes cause confusion, they usually </w:t>
      </w:r>
      <w:r w:rsidR="00F63311" w:rsidRPr="00D0391C">
        <w:rPr>
          <w:rFonts w:ascii="Times New Roman" w:eastAsia="Times New Roman" w:hAnsi="Times New Roman" w:cs="Times New Roman"/>
          <w:sz w:val="24"/>
          <w:szCs w:val="24"/>
        </w:rPr>
        <w:t xml:space="preserve">do not </w:t>
      </w:r>
      <w:r w:rsidR="005F769E" w:rsidRPr="00D0391C">
        <w:rPr>
          <w:rFonts w:ascii="Times New Roman" w:eastAsia="Times New Roman" w:hAnsi="Times New Roman" w:cs="Times New Roman"/>
          <w:sz w:val="24"/>
          <w:szCs w:val="24"/>
        </w:rPr>
        <w:t xml:space="preserve">stop people from communicating successfully across dialect areas. </w:t>
      </w:r>
    </w:p>
    <w:p w14:paraId="522D33AF" w14:textId="77777777" w:rsidR="00AF4EAD" w:rsidRDefault="00AF4EAD" w:rsidP="00D0391C">
      <w:pPr>
        <w:spacing w:line="335" w:lineRule="auto"/>
        <w:ind w:firstLine="720"/>
        <w:rPr>
          <w:rFonts w:ascii="Times New Roman" w:eastAsia="Times New Roman" w:hAnsi="Times New Roman" w:cs="Times New Roman"/>
          <w:sz w:val="28"/>
          <w:szCs w:val="28"/>
        </w:rPr>
      </w:pPr>
    </w:p>
    <w:p w14:paraId="2B2499BE" w14:textId="77777777" w:rsidR="006A18FC" w:rsidRDefault="00AF4EAD" w:rsidP="006A18FC">
      <w:pPr>
        <w:spacing w:line="335" w:lineRule="auto"/>
        <w:rPr>
          <w:rFonts w:ascii="Times New Roman" w:eastAsia="Times New Roman" w:hAnsi="Times New Roman" w:cs="Times New Roman"/>
          <w:sz w:val="24"/>
          <w:szCs w:val="24"/>
        </w:rPr>
      </w:pPr>
      <w:r w:rsidRPr="00D0391C">
        <w:rPr>
          <w:rFonts w:ascii="Times New Roman" w:eastAsia="Times New Roman" w:hAnsi="Times New Roman" w:cs="Times New Roman"/>
          <w:b/>
          <w:bCs/>
          <w:sz w:val="28"/>
          <w:szCs w:val="28"/>
        </w:rPr>
        <w:t>5.1. Limitations and future directions</w:t>
      </w:r>
    </w:p>
    <w:p w14:paraId="362AC758" w14:textId="7A331D42" w:rsidR="00DE1327" w:rsidRPr="00D0391C" w:rsidRDefault="006A18FC" w:rsidP="006A18FC">
      <w:pPr>
        <w:spacing w:line="335"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r w:rsidR="005F769E" w:rsidRPr="00D0391C">
        <w:rPr>
          <w:rFonts w:ascii="Times New Roman" w:eastAsia="Times New Roman" w:hAnsi="Times New Roman" w:cs="Times New Roman"/>
          <w:sz w:val="24"/>
          <w:szCs w:val="24"/>
          <w:lang w:val="en-US"/>
        </w:rPr>
        <w:t>This study is limited by the relatively small sample size of 40 participants,</w:t>
      </w:r>
      <w:r w:rsidR="005F769E" w:rsidRPr="00D0391C">
        <w:rPr>
          <w:rFonts w:ascii="Inter Fallback" w:hAnsi="Inter Fallback"/>
          <w:color w:val="343B44"/>
          <w:sz w:val="24"/>
          <w:szCs w:val="24"/>
          <w:shd w:val="clear" w:color="auto" w:fill="FFFFFF"/>
        </w:rPr>
        <w:t xml:space="preserve"> </w:t>
      </w:r>
      <w:r w:rsidR="005F769E" w:rsidRPr="00D0391C">
        <w:rPr>
          <w:rFonts w:ascii="Times New Roman" w:eastAsia="Times New Roman" w:hAnsi="Times New Roman" w:cs="Times New Roman"/>
          <w:sz w:val="24"/>
          <w:szCs w:val="24"/>
        </w:rPr>
        <w:t>which might not show all the differences in word use across all dialect areas.</w:t>
      </w:r>
      <w:r w:rsidR="005F769E" w:rsidRPr="00D0391C">
        <w:rPr>
          <w:rFonts w:ascii="Inter Fallback" w:hAnsi="Inter Fallback"/>
          <w:color w:val="343B44"/>
          <w:sz w:val="24"/>
          <w:szCs w:val="24"/>
          <w:shd w:val="clear" w:color="auto" w:fill="FFFFFF"/>
        </w:rPr>
        <w:t xml:space="preserve"> </w:t>
      </w:r>
      <w:r w:rsidR="00F63311" w:rsidRPr="00D0391C">
        <w:rPr>
          <w:rFonts w:ascii="Times New Roman" w:eastAsia="Times New Roman" w:hAnsi="Times New Roman" w:cs="Times New Roman"/>
          <w:sz w:val="24"/>
          <w:szCs w:val="24"/>
        </w:rPr>
        <w:t>In particular</w:t>
      </w:r>
      <w:r w:rsidR="005F769E" w:rsidRPr="00D0391C">
        <w:rPr>
          <w:rFonts w:ascii="Times New Roman" w:eastAsia="Times New Roman" w:hAnsi="Times New Roman" w:cs="Times New Roman"/>
          <w:sz w:val="24"/>
          <w:szCs w:val="24"/>
        </w:rPr>
        <w:t>, the Western region had fewer participants,</w:t>
      </w:r>
      <w:r w:rsidR="005F769E" w:rsidRPr="00D0391C">
        <w:rPr>
          <w:sz w:val="24"/>
          <w:szCs w:val="24"/>
        </w:rPr>
        <w:t xml:space="preserve"> </w:t>
      </w:r>
      <w:r w:rsidR="005F769E" w:rsidRPr="00D0391C">
        <w:rPr>
          <w:rFonts w:ascii="Times New Roman" w:eastAsia="Times New Roman" w:hAnsi="Times New Roman" w:cs="Times New Roman"/>
          <w:sz w:val="24"/>
          <w:szCs w:val="24"/>
        </w:rPr>
        <w:t>meaning that the distinctiveness observed in its lexical choices should be interpreted with caution</w:t>
      </w:r>
      <w:r w:rsidR="00DE1327">
        <w:rPr>
          <w:rFonts w:ascii="Times New Roman" w:eastAsia="Times New Roman" w:hAnsi="Times New Roman" w:cs="Times New Roman"/>
          <w:sz w:val="24"/>
          <w:szCs w:val="24"/>
        </w:rPr>
        <w:t xml:space="preserve">. </w:t>
      </w:r>
      <w:r w:rsidR="00DE1327" w:rsidRPr="00DE1327">
        <w:rPr>
          <w:rFonts w:ascii="Times New Roman" w:eastAsia="Times New Roman" w:hAnsi="Times New Roman" w:cs="Times New Roman"/>
          <w:sz w:val="24"/>
          <w:szCs w:val="24"/>
        </w:rPr>
        <w:t>Future research could build on this study by expanding the participant pool to include a larger and more diverse sample, both in terms of regional representation and demographic factors such as age, education, and occupation. Collecting data on a wider range of lexical variables would also allow for a more fine-grained picture of variation</w:t>
      </w:r>
      <w:r w:rsidR="00DE1327">
        <w:rPr>
          <w:rFonts w:ascii="Times New Roman" w:eastAsia="Times New Roman" w:hAnsi="Times New Roman" w:cs="Times New Roman"/>
          <w:sz w:val="24"/>
          <w:szCs w:val="24"/>
        </w:rPr>
        <w:t xml:space="preserve">. </w:t>
      </w:r>
    </w:p>
    <w:p w14:paraId="222E5316" w14:textId="77777777" w:rsidR="00C42CFD" w:rsidRDefault="00DE1327" w:rsidP="00D0391C">
      <w:pPr>
        <w:spacing w:line="335" w:lineRule="auto"/>
        <w:ind w:firstLine="720"/>
        <w:rPr>
          <w:rFonts w:ascii="Times New Roman" w:eastAsia="Times New Roman" w:hAnsi="Times New Roman" w:cs="Times New Roman"/>
          <w:sz w:val="24"/>
          <w:szCs w:val="24"/>
        </w:rPr>
      </w:pPr>
      <w:r w:rsidRPr="00DE1327">
        <w:rPr>
          <w:rFonts w:ascii="Times New Roman" w:eastAsia="Times New Roman" w:hAnsi="Times New Roman" w:cs="Times New Roman"/>
          <w:sz w:val="24"/>
          <w:szCs w:val="24"/>
        </w:rPr>
        <w:t>Another promising direction is the development of digital tools, such as a mobile application, that could compile dialectal differences and provide speakers from different regions with accessible explanations.</w:t>
      </w:r>
      <w:r w:rsidRPr="00DE1327">
        <w:rPr>
          <w:rFonts w:ascii="Inter Fallback" w:hAnsi="Inter Fallback"/>
          <w:color w:val="343B44"/>
          <w:sz w:val="26"/>
          <w:szCs w:val="26"/>
          <w:shd w:val="clear" w:color="auto" w:fill="FFFFFF"/>
        </w:rPr>
        <w:t xml:space="preserve"> </w:t>
      </w:r>
      <w:r w:rsidRPr="00DE1327">
        <w:rPr>
          <w:rFonts w:ascii="Times New Roman" w:eastAsia="Times New Roman" w:hAnsi="Times New Roman" w:cs="Times New Roman"/>
          <w:sz w:val="24"/>
          <w:szCs w:val="24"/>
        </w:rPr>
        <w:t>By providing easy access to regional words and their meanings, this tool would help prevent misunderstandings in daily conversations</w:t>
      </w:r>
      <w:r>
        <w:rPr>
          <w:rFonts w:ascii="Times New Roman" w:eastAsia="Times New Roman" w:hAnsi="Times New Roman" w:cs="Times New Roman"/>
          <w:sz w:val="24"/>
          <w:szCs w:val="24"/>
        </w:rPr>
        <w:t xml:space="preserve"> </w:t>
      </w:r>
      <w:r w:rsidRPr="00DE1327">
        <w:rPr>
          <w:rFonts w:ascii="Times New Roman" w:eastAsia="Times New Roman" w:hAnsi="Times New Roman" w:cs="Times New Roman"/>
          <w:sz w:val="24"/>
          <w:szCs w:val="24"/>
        </w:rPr>
        <w:t>in settings such as universities, workplaces, or even travel within Kazakhstan, where people from different regions often meet.</w:t>
      </w:r>
    </w:p>
    <w:p w14:paraId="66363DD8" w14:textId="0E50782A" w:rsidR="006A18FC" w:rsidRDefault="008B02C6" w:rsidP="006A18FC">
      <w:pPr>
        <w:spacing w:line="335"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8"/>
          <w:szCs w:val="28"/>
        </w:rPr>
        <w:br/>
      </w:r>
      <w:r w:rsidR="00F63311">
        <w:rPr>
          <w:rFonts w:ascii="Times New Roman" w:eastAsia="Times New Roman" w:hAnsi="Times New Roman" w:cs="Times New Roman"/>
          <w:b/>
          <w:bCs/>
          <w:sz w:val="32"/>
          <w:szCs w:val="32"/>
        </w:rPr>
        <w:t xml:space="preserve">6. </w:t>
      </w:r>
      <w:r w:rsidRPr="008B02C6">
        <w:rPr>
          <w:rFonts w:ascii="Times New Roman" w:eastAsia="Times New Roman" w:hAnsi="Times New Roman" w:cs="Times New Roman"/>
          <w:b/>
          <w:bCs/>
          <w:sz w:val="32"/>
          <w:szCs w:val="32"/>
        </w:rPr>
        <w:t>Conclusion</w:t>
      </w:r>
    </w:p>
    <w:p w14:paraId="49EF72EA" w14:textId="401EAA5D" w:rsidR="009C7006" w:rsidRPr="00D0391C" w:rsidRDefault="008B02C6" w:rsidP="00D0391C">
      <w:pPr>
        <w:spacing w:line="335" w:lineRule="auto"/>
        <w:ind w:firstLine="720"/>
        <w:rPr>
          <w:rFonts w:ascii="Times New Roman" w:eastAsia="Times New Roman" w:hAnsi="Times New Roman" w:cs="Times New Roman"/>
          <w:b/>
          <w:bCs/>
          <w:sz w:val="32"/>
          <w:szCs w:val="32"/>
        </w:rPr>
      </w:pPr>
      <w:r w:rsidRPr="00D0391C">
        <w:rPr>
          <w:rFonts w:ascii="Times New Roman" w:eastAsia="Times New Roman" w:hAnsi="Times New Roman" w:cs="Times New Roman"/>
          <w:sz w:val="24"/>
          <w:szCs w:val="24"/>
        </w:rPr>
        <w:t xml:space="preserve">This study has shown that Kazakh dialects </w:t>
      </w:r>
      <w:r w:rsidR="00F63311" w:rsidRPr="00D0391C">
        <w:rPr>
          <w:rFonts w:ascii="Times New Roman" w:eastAsia="Times New Roman" w:hAnsi="Times New Roman" w:cs="Times New Roman"/>
          <w:sz w:val="24"/>
          <w:szCs w:val="24"/>
        </w:rPr>
        <w:t xml:space="preserve">present </w:t>
      </w:r>
      <w:r w:rsidRPr="00D0391C">
        <w:rPr>
          <w:rFonts w:ascii="Times New Roman" w:eastAsia="Times New Roman" w:hAnsi="Times New Roman" w:cs="Times New Roman"/>
          <w:sz w:val="24"/>
          <w:szCs w:val="24"/>
        </w:rPr>
        <w:t xml:space="preserve">clear lexical differences: the Southern dialect is the most varied and most influenced by Russian borrowings, the Northeastern dialect is the most consistent with limited variation, and the Western dialect is the most distinct with its own unique word choices. Although these differences can sometimes cause misunderstandings, people generally understand each other well. These findings matter because they highlight how history, social context, and regional identity shape language use. The occasional use of Russian words in the Southern dialect reflects the effects of Soviet language policies, while consistency </w:t>
      </w:r>
      <w:r w:rsidRPr="00D0391C">
        <w:rPr>
          <w:rFonts w:ascii="Times New Roman" w:eastAsia="Times New Roman" w:hAnsi="Times New Roman" w:cs="Times New Roman"/>
          <w:sz w:val="24"/>
          <w:szCs w:val="24"/>
        </w:rPr>
        <w:lastRenderedPageBreak/>
        <w:t>of the Northeastern dialect and the uniqueness of the Western dialect reveal different ways Kazakh language has developed.</w:t>
      </w:r>
    </w:p>
    <w:p w14:paraId="021866FC" w14:textId="77777777" w:rsidR="008C305A" w:rsidRDefault="008C305A" w:rsidP="00D0391C">
      <w:pPr>
        <w:spacing w:line="335" w:lineRule="auto"/>
        <w:ind w:firstLine="720"/>
        <w:rPr>
          <w:rFonts w:ascii="Times New Roman" w:eastAsia="Times New Roman" w:hAnsi="Times New Roman" w:cs="Times New Roman"/>
          <w:sz w:val="28"/>
          <w:szCs w:val="28"/>
        </w:rPr>
      </w:pPr>
    </w:p>
    <w:p w14:paraId="7D337B34" w14:textId="77777777" w:rsidR="008C305A" w:rsidRDefault="008C305A" w:rsidP="00D0391C">
      <w:pPr>
        <w:spacing w:line="335" w:lineRule="auto"/>
        <w:ind w:firstLine="720"/>
        <w:rPr>
          <w:rFonts w:ascii="Times New Roman" w:eastAsia="Times New Roman" w:hAnsi="Times New Roman" w:cs="Times New Roman"/>
          <w:sz w:val="28"/>
          <w:szCs w:val="28"/>
        </w:rPr>
      </w:pPr>
    </w:p>
    <w:p w14:paraId="3B0A79CC" w14:textId="737A9A15" w:rsidR="008C305A" w:rsidRDefault="00F63311" w:rsidP="006A18FC">
      <w:pPr>
        <w:spacing w:line="335" w:lineRule="auto"/>
        <w:rPr>
          <w:rFonts w:ascii="Times New Roman" w:eastAsia="Times New Roman" w:hAnsi="Times New Roman" w:cs="Times New Roman"/>
          <w:sz w:val="28"/>
          <w:szCs w:val="28"/>
          <w:lang w:val="en-US"/>
        </w:rPr>
      </w:pPr>
      <w:r w:rsidRPr="00D0391C">
        <w:rPr>
          <w:rFonts w:ascii="Times New Roman" w:eastAsia="Times New Roman" w:hAnsi="Times New Roman" w:cs="Times New Roman"/>
          <w:b/>
          <w:bCs/>
          <w:sz w:val="32"/>
          <w:szCs w:val="32"/>
          <w:lang w:val="en-US"/>
        </w:rPr>
        <w:t xml:space="preserve">7. </w:t>
      </w:r>
      <w:r w:rsidR="008C305A" w:rsidRPr="00D0391C">
        <w:rPr>
          <w:rFonts w:ascii="Times New Roman" w:eastAsia="Times New Roman" w:hAnsi="Times New Roman" w:cs="Times New Roman"/>
          <w:b/>
          <w:bCs/>
          <w:sz w:val="32"/>
          <w:szCs w:val="32"/>
          <w:lang w:val="en-US"/>
        </w:rPr>
        <w:t>References</w:t>
      </w:r>
    </w:p>
    <w:p w14:paraId="1BEF53EA" w14:textId="77777777" w:rsidR="00C5025C" w:rsidRPr="00D0391C" w:rsidRDefault="008C305A" w:rsidP="00D0391C">
      <w:pPr>
        <w:spacing w:line="335" w:lineRule="auto"/>
        <w:ind w:firstLine="720"/>
        <w:rPr>
          <w:rFonts w:ascii="Times New Roman" w:eastAsia="Times New Roman" w:hAnsi="Times New Roman" w:cs="Times New Roman"/>
          <w:sz w:val="24"/>
          <w:szCs w:val="24"/>
          <w:lang w:val="en-US"/>
        </w:rPr>
      </w:pPr>
      <w:r w:rsidRPr="00D0391C">
        <w:rPr>
          <w:rFonts w:ascii="Times New Roman" w:eastAsia="Times New Roman" w:hAnsi="Times New Roman" w:cs="Times New Roman"/>
          <w:sz w:val="24"/>
          <w:szCs w:val="24"/>
          <w:lang w:val="en-US"/>
        </w:rPr>
        <w:t xml:space="preserve">Dawson, H., &amp; Phelan, M. (2016). </w:t>
      </w:r>
      <w:r w:rsidRPr="00D0391C">
        <w:rPr>
          <w:rFonts w:ascii="Times New Roman" w:eastAsia="Times New Roman" w:hAnsi="Times New Roman" w:cs="Times New Roman"/>
          <w:i/>
          <w:iCs/>
          <w:sz w:val="24"/>
          <w:szCs w:val="24"/>
          <w:lang w:val="en-US"/>
        </w:rPr>
        <w:t>Language files: Materials for an introduction to language and linguistics</w:t>
      </w:r>
      <w:r w:rsidRPr="00D0391C">
        <w:rPr>
          <w:rFonts w:ascii="Times New Roman" w:eastAsia="Times New Roman" w:hAnsi="Times New Roman" w:cs="Times New Roman"/>
          <w:sz w:val="24"/>
          <w:szCs w:val="24"/>
          <w:lang w:val="en-US"/>
        </w:rPr>
        <w:t xml:space="preserve">. The Ohio State University Press. </w:t>
      </w:r>
    </w:p>
    <w:p w14:paraId="4772F274" w14:textId="77777777" w:rsidR="00C5025C" w:rsidRPr="00D0391C" w:rsidRDefault="00C5025C" w:rsidP="00D0391C">
      <w:pPr>
        <w:spacing w:line="335" w:lineRule="auto"/>
        <w:ind w:firstLine="720"/>
        <w:rPr>
          <w:rFonts w:eastAsia="Times New Roman"/>
          <w:sz w:val="24"/>
          <w:szCs w:val="24"/>
          <w:lang w:val="ru-RU"/>
        </w:rPr>
      </w:pPr>
      <w:r w:rsidRPr="00D0391C">
        <w:rPr>
          <w:rFonts w:ascii="Times New Roman" w:eastAsia="Times New Roman" w:hAnsi="Times New Roman" w:cs="Times New Roman"/>
          <w:sz w:val="24"/>
          <w:szCs w:val="24"/>
          <w:lang w:val="en-US"/>
        </w:rPr>
        <w:br/>
        <w:t xml:space="preserve">Meyerhoff, M., Schleef, E., &amp; MacKenzie, L. (2015). </w:t>
      </w:r>
      <w:r w:rsidRPr="00D0391C">
        <w:rPr>
          <w:rFonts w:ascii="Times New Roman" w:eastAsia="Times New Roman" w:hAnsi="Times New Roman" w:cs="Times New Roman"/>
          <w:i/>
          <w:iCs/>
          <w:sz w:val="24"/>
          <w:szCs w:val="24"/>
          <w:lang w:val="en-US"/>
        </w:rPr>
        <w:t>Doing sociolinguistics: A practical guide to data collection and analysis</w:t>
      </w:r>
      <w:r w:rsidRPr="00D0391C">
        <w:rPr>
          <w:rFonts w:ascii="Times New Roman" w:eastAsia="Times New Roman" w:hAnsi="Times New Roman" w:cs="Times New Roman"/>
          <w:sz w:val="24"/>
          <w:szCs w:val="24"/>
          <w:lang w:val="en-US"/>
        </w:rPr>
        <w:t>. Routledge</w:t>
      </w:r>
      <w:r w:rsidRPr="00D0391C">
        <w:rPr>
          <w:rFonts w:ascii="Times New Roman" w:eastAsia="Times New Roman" w:hAnsi="Times New Roman" w:cs="Times New Roman"/>
          <w:sz w:val="24"/>
          <w:szCs w:val="24"/>
          <w:lang w:val="ru-RU"/>
        </w:rPr>
        <w:t>.</w:t>
      </w:r>
      <w:r w:rsidRPr="00D0391C">
        <w:rPr>
          <w:rFonts w:eastAsia="Times New Roman"/>
          <w:sz w:val="24"/>
          <w:szCs w:val="24"/>
          <w:lang w:val="ru-RU"/>
        </w:rPr>
        <w:t xml:space="preserve"> </w:t>
      </w:r>
    </w:p>
    <w:p w14:paraId="1FCC19B2" w14:textId="77777777" w:rsidR="00C5025C" w:rsidRPr="00D0391C" w:rsidRDefault="008C305A" w:rsidP="00D0391C">
      <w:pPr>
        <w:spacing w:line="335" w:lineRule="auto"/>
        <w:ind w:firstLine="720"/>
        <w:rPr>
          <w:rFonts w:ascii="Times New Roman" w:eastAsia="Times New Roman" w:hAnsi="Times New Roman" w:cs="Times New Roman"/>
          <w:sz w:val="24"/>
          <w:szCs w:val="24"/>
          <w:lang w:val="ru-RU"/>
        </w:rPr>
      </w:pPr>
      <w:r w:rsidRPr="00D0391C">
        <w:rPr>
          <w:rFonts w:ascii="Times New Roman" w:eastAsia="Times New Roman" w:hAnsi="Times New Roman" w:cs="Times New Roman"/>
          <w:sz w:val="24"/>
          <w:szCs w:val="24"/>
          <w:lang w:val="ru-RU"/>
        </w:rPr>
        <w:br/>
      </w:r>
      <w:r w:rsidRPr="00D0391C">
        <w:rPr>
          <w:rFonts w:ascii="Times New Roman" w:eastAsia="Times New Roman" w:hAnsi="Times New Roman" w:cs="Times New Roman"/>
          <w:sz w:val="24"/>
          <w:szCs w:val="24"/>
          <w:lang w:val="en-US"/>
        </w:rPr>
        <w:t>Amanzholov</w:t>
      </w:r>
      <w:r w:rsidRPr="00D0391C">
        <w:rPr>
          <w:rFonts w:ascii="Times New Roman" w:eastAsia="Times New Roman" w:hAnsi="Times New Roman" w:cs="Times New Roman"/>
          <w:sz w:val="24"/>
          <w:szCs w:val="24"/>
          <w:lang w:val="ru-RU"/>
        </w:rPr>
        <w:t xml:space="preserve">, </w:t>
      </w:r>
      <w:r w:rsidRPr="00D0391C">
        <w:rPr>
          <w:rFonts w:ascii="Times New Roman" w:eastAsia="Times New Roman" w:hAnsi="Times New Roman" w:cs="Times New Roman"/>
          <w:sz w:val="24"/>
          <w:szCs w:val="24"/>
          <w:lang w:val="en-US"/>
        </w:rPr>
        <w:t>S</w:t>
      </w:r>
      <w:r w:rsidR="00F63311" w:rsidRPr="00D0391C">
        <w:rPr>
          <w:rFonts w:ascii="Times New Roman" w:eastAsia="Times New Roman" w:hAnsi="Times New Roman" w:cs="Times New Roman"/>
          <w:sz w:val="24"/>
          <w:szCs w:val="24"/>
          <w:lang w:val="ru-RU"/>
        </w:rPr>
        <w:t>.</w:t>
      </w:r>
      <w:r w:rsidRPr="00D0391C">
        <w:rPr>
          <w:rFonts w:ascii="Times New Roman" w:eastAsia="Times New Roman" w:hAnsi="Times New Roman" w:cs="Times New Roman"/>
          <w:sz w:val="24"/>
          <w:szCs w:val="24"/>
          <w:lang w:val="ru-RU"/>
        </w:rPr>
        <w:t xml:space="preserve"> (1959). Вопросы Диалектологии и Истории Казахского Языка. Алма Ата.</w:t>
      </w:r>
    </w:p>
    <w:p w14:paraId="74027510" w14:textId="77777777" w:rsidR="002C03D0" w:rsidRPr="00D0391C" w:rsidRDefault="008C305A" w:rsidP="00D0391C">
      <w:pPr>
        <w:spacing w:line="335" w:lineRule="auto"/>
        <w:ind w:firstLine="720"/>
        <w:rPr>
          <w:rFonts w:eastAsia="Times New Roman"/>
          <w:sz w:val="24"/>
          <w:szCs w:val="24"/>
          <w:lang w:val="en-US"/>
        </w:rPr>
      </w:pPr>
      <w:r w:rsidRPr="00D0391C">
        <w:rPr>
          <w:rFonts w:ascii="Times New Roman" w:eastAsia="Times New Roman" w:hAnsi="Times New Roman" w:cs="Times New Roman"/>
          <w:sz w:val="24"/>
          <w:szCs w:val="24"/>
          <w:lang w:val="ru-RU"/>
        </w:rPr>
        <w:br/>
      </w:r>
      <w:proofErr w:type="spellStart"/>
      <w:r w:rsidRPr="00D0391C">
        <w:rPr>
          <w:rFonts w:ascii="Times New Roman" w:eastAsia="Times New Roman" w:hAnsi="Times New Roman" w:cs="Times New Roman"/>
          <w:sz w:val="24"/>
          <w:szCs w:val="24"/>
          <w:lang w:val="en-US"/>
        </w:rPr>
        <w:t>Doskarayev</w:t>
      </w:r>
      <w:proofErr w:type="spellEnd"/>
      <w:r w:rsidRPr="00D0391C">
        <w:rPr>
          <w:rFonts w:ascii="Times New Roman" w:eastAsia="Times New Roman" w:hAnsi="Times New Roman" w:cs="Times New Roman"/>
          <w:sz w:val="24"/>
          <w:szCs w:val="24"/>
          <w:lang w:val="ru-RU"/>
        </w:rPr>
        <w:t xml:space="preserve">, </w:t>
      </w:r>
      <w:r w:rsidRPr="00D0391C">
        <w:rPr>
          <w:rFonts w:ascii="Times New Roman" w:eastAsia="Times New Roman" w:hAnsi="Times New Roman" w:cs="Times New Roman"/>
          <w:sz w:val="24"/>
          <w:szCs w:val="24"/>
          <w:lang w:val="en-US"/>
        </w:rPr>
        <w:t>Z</w:t>
      </w:r>
      <w:r w:rsidR="00F63311" w:rsidRPr="00D0391C">
        <w:rPr>
          <w:rFonts w:ascii="Times New Roman" w:eastAsia="Times New Roman" w:hAnsi="Times New Roman" w:cs="Times New Roman"/>
          <w:sz w:val="24"/>
          <w:szCs w:val="24"/>
          <w:lang w:val="ru-RU"/>
        </w:rPr>
        <w:t>.</w:t>
      </w:r>
      <w:r w:rsidRPr="00D0391C">
        <w:rPr>
          <w:rFonts w:ascii="Times New Roman" w:eastAsia="Times New Roman" w:hAnsi="Times New Roman" w:cs="Times New Roman"/>
          <w:sz w:val="24"/>
          <w:szCs w:val="24"/>
          <w:lang w:val="ru-RU"/>
        </w:rPr>
        <w:t xml:space="preserve"> (1961). Қазақ Диалектологиясының Мәселелері. Алма Ата.</w:t>
      </w:r>
      <w:r w:rsidR="002C03D0" w:rsidRPr="00D0391C">
        <w:rPr>
          <w:rFonts w:ascii="Times New Roman" w:eastAsia="Times New Roman" w:hAnsi="Times New Roman" w:cs="Times New Roman"/>
          <w:sz w:val="24"/>
          <w:szCs w:val="24"/>
          <w:lang w:val="ru-RU"/>
        </w:rPr>
        <w:br/>
      </w:r>
      <w:r w:rsidR="002C03D0" w:rsidRPr="00D0391C">
        <w:rPr>
          <w:rFonts w:ascii="Times New Roman" w:eastAsia="Times New Roman" w:hAnsi="Times New Roman" w:cs="Times New Roman"/>
          <w:sz w:val="24"/>
          <w:szCs w:val="24"/>
          <w:lang w:val="ru-RU"/>
        </w:rPr>
        <w:br/>
      </w:r>
      <w:r w:rsidR="002C03D0" w:rsidRPr="00D0391C">
        <w:rPr>
          <w:rFonts w:ascii="Times New Roman" w:eastAsia="Times New Roman" w:hAnsi="Times New Roman" w:cs="Times New Roman"/>
          <w:sz w:val="24"/>
          <w:szCs w:val="24"/>
          <w:lang w:val="en-US"/>
        </w:rPr>
        <w:t>Sarsenbay</w:t>
      </w:r>
      <w:r w:rsidR="002C03D0" w:rsidRPr="00D0391C">
        <w:rPr>
          <w:rFonts w:ascii="Times New Roman" w:eastAsia="Times New Roman" w:hAnsi="Times New Roman" w:cs="Times New Roman"/>
          <w:sz w:val="24"/>
          <w:szCs w:val="24"/>
          <w:lang w:val="ru-RU"/>
        </w:rPr>
        <w:t xml:space="preserve">, </w:t>
      </w:r>
      <w:r w:rsidR="002C03D0" w:rsidRPr="00D0391C">
        <w:rPr>
          <w:rFonts w:ascii="Times New Roman" w:eastAsia="Times New Roman" w:hAnsi="Times New Roman" w:cs="Times New Roman"/>
          <w:sz w:val="24"/>
          <w:szCs w:val="24"/>
          <w:lang w:val="en-US"/>
        </w:rPr>
        <w:t>Zh</w:t>
      </w:r>
      <w:r w:rsidR="002C03D0" w:rsidRPr="00D0391C">
        <w:rPr>
          <w:rFonts w:ascii="Times New Roman" w:eastAsia="Times New Roman" w:hAnsi="Times New Roman" w:cs="Times New Roman"/>
          <w:sz w:val="24"/>
          <w:szCs w:val="24"/>
          <w:lang w:val="ru-RU"/>
        </w:rPr>
        <w:t xml:space="preserve">. </w:t>
      </w:r>
      <w:r w:rsidR="002C03D0" w:rsidRPr="00D0391C">
        <w:rPr>
          <w:rFonts w:ascii="Times New Roman" w:eastAsia="Times New Roman" w:hAnsi="Times New Roman" w:cs="Times New Roman"/>
          <w:sz w:val="24"/>
          <w:szCs w:val="24"/>
          <w:lang w:val="en-US"/>
        </w:rPr>
        <w:t>A</w:t>
      </w:r>
      <w:r w:rsidR="002C03D0" w:rsidRPr="00D0391C">
        <w:rPr>
          <w:rFonts w:ascii="Times New Roman" w:eastAsia="Times New Roman" w:hAnsi="Times New Roman" w:cs="Times New Roman"/>
          <w:sz w:val="24"/>
          <w:szCs w:val="24"/>
          <w:lang w:val="ru-RU"/>
        </w:rPr>
        <w:t xml:space="preserve">., &amp; </w:t>
      </w:r>
      <w:proofErr w:type="spellStart"/>
      <w:r w:rsidR="002C03D0" w:rsidRPr="00D0391C">
        <w:rPr>
          <w:rFonts w:ascii="Times New Roman" w:eastAsia="Times New Roman" w:hAnsi="Times New Roman" w:cs="Times New Roman"/>
          <w:sz w:val="24"/>
          <w:szCs w:val="24"/>
          <w:lang w:val="en-US"/>
        </w:rPr>
        <w:t>Salkynbay</w:t>
      </w:r>
      <w:proofErr w:type="spellEnd"/>
      <w:r w:rsidR="002C03D0" w:rsidRPr="00D0391C">
        <w:rPr>
          <w:rFonts w:ascii="Times New Roman" w:eastAsia="Times New Roman" w:hAnsi="Times New Roman" w:cs="Times New Roman"/>
          <w:sz w:val="24"/>
          <w:szCs w:val="24"/>
          <w:lang w:val="ru-RU"/>
        </w:rPr>
        <w:t xml:space="preserve">, </w:t>
      </w:r>
      <w:r w:rsidR="002C03D0" w:rsidRPr="00D0391C">
        <w:rPr>
          <w:rFonts w:ascii="Times New Roman" w:eastAsia="Times New Roman" w:hAnsi="Times New Roman" w:cs="Times New Roman"/>
          <w:sz w:val="24"/>
          <w:szCs w:val="24"/>
          <w:lang w:val="en-US"/>
        </w:rPr>
        <w:t>A</w:t>
      </w:r>
      <w:r w:rsidR="002C03D0" w:rsidRPr="00D0391C">
        <w:rPr>
          <w:rFonts w:ascii="Times New Roman" w:eastAsia="Times New Roman" w:hAnsi="Times New Roman" w:cs="Times New Roman"/>
          <w:sz w:val="24"/>
          <w:szCs w:val="24"/>
          <w:lang w:val="ru-RU"/>
        </w:rPr>
        <w:t xml:space="preserve">. </w:t>
      </w:r>
      <w:r w:rsidR="002C03D0" w:rsidRPr="00D0391C">
        <w:rPr>
          <w:rFonts w:ascii="Times New Roman" w:eastAsia="Times New Roman" w:hAnsi="Times New Roman" w:cs="Times New Roman"/>
          <w:sz w:val="24"/>
          <w:szCs w:val="24"/>
          <w:lang w:val="en-US"/>
        </w:rPr>
        <w:t>B</w:t>
      </w:r>
      <w:r w:rsidR="002C03D0" w:rsidRPr="00D0391C">
        <w:rPr>
          <w:rFonts w:ascii="Times New Roman" w:eastAsia="Times New Roman" w:hAnsi="Times New Roman" w:cs="Times New Roman"/>
          <w:sz w:val="24"/>
          <w:szCs w:val="24"/>
          <w:lang w:val="ru-RU"/>
        </w:rPr>
        <w:t xml:space="preserve">. (2023). </w:t>
      </w:r>
      <w:r w:rsidR="002C03D0" w:rsidRPr="00D0391C">
        <w:rPr>
          <w:rFonts w:ascii="Times New Roman" w:eastAsia="Times New Roman" w:hAnsi="Times New Roman" w:cs="Times New Roman"/>
          <w:sz w:val="24"/>
          <w:szCs w:val="24"/>
          <w:lang w:val="en-US"/>
        </w:rPr>
        <w:t xml:space="preserve">Modern language trends: Norm and usus features. </w:t>
      </w:r>
      <w:r w:rsidR="002C03D0" w:rsidRPr="00D0391C">
        <w:rPr>
          <w:rFonts w:ascii="Times New Roman" w:eastAsia="Times New Roman" w:hAnsi="Times New Roman" w:cs="Times New Roman"/>
          <w:i/>
          <w:iCs/>
          <w:sz w:val="24"/>
          <w:szCs w:val="24"/>
          <w:lang w:val="en-US"/>
        </w:rPr>
        <w:t>Eurasian Journal of Philology: Science and Education</w:t>
      </w:r>
      <w:r w:rsidR="002C03D0" w:rsidRPr="00D0391C">
        <w:rPr>
          <w:rFonts w:ascii="Times New Roman" w:eastAsia="Times New Roman" w:hAnsi="Times New Roman" w:cs="Times New Roman"/>
          <w:sz w:val="24"/>
          <w:szCs w:val="24"/>
          <w:lang w:val="en-US"/>
        </w:rPr>
        <w:t xml:space="preserve">, </w:t>
      </w:r>
      <w:r w:rsidR="002C03D0" w:rsidRPr="00D0391C">
        <w:rPr>
          <w:rFonts w:ascii="Times New Roman" w:eastAsia="Times New Roman" w:hAnsi="Times New Roman" w:cs="Times New Roman"/>
          <w:i/>
          <w:iCs/>
          <w:sz w:val="24"/>
          <w:szCs w:val="24"/>
          <w:lang w:val="en-US"/>
        </w:rPr>
        <w:t>189</w:t>
      </w:r>
      <w:r w:rsidR="002C03D0" w:rsidRPr="00D0391C">
        <w:rPr>
          <w:rFonts w:ascii="Times New Roman" w:eastAsia="Times New Roman" w:hAnsi="Times New Roman" w:cs="Times New Roman"/>
          <w:sz w:val="24"/>
          <w:szCs w:val="24"/>
          <w:lang w:val="en-US"/>
        </w:rPr>
        <w:t>(1). https://doi.org/10.26577/ejph.2023.v189.i1.ph10</w:t>
      </w:r>
      <w:r w:rsidR="002C03D0" w:rsidRPr="00D0391C">
        <w:rPr>
          <w:rFonts w:eastAsia="Times New Roman"/>
          <w:sz w:val="24"/>
          <w:szCs w:val="24"/>
          <w:lang w:val="en-US"/>
        </w:rPr>
        <w:t xml:space="preserve"> </w:t>
      </w:r>
    </w:p>
    <w:p w14:paraId="1D51D7E2" w14:textId="77777777" w:rsidR="002C03D0" w:rsidRPr="00D0391C" w:rsidRDefault="002C03D0" w:rsidP="00D0391C">
      <w:pPr>
        <w:spacing w:line="335" w:lineRule="auto"/>
        <w:ind w:firstLine="720"/>
        <w:rPr>
          <w:rFonts w:eastAsia="Times New Roman"/>
          <w:sz w:val="24"/>
          <w:szCs w:val="24"/>
          <w:lang w:val="en-US"/>
        </w:rPr>
      </w:pPr>
    </w:p>
    <w:p w14:paraId="67D3B052" w14:textId="417611D6" w:rsidR="002C03D0" w:rsidRPr="00D0391C" w:rsidRDefault="002C03D0" w:rsidP="007A144B">
      <w:pPr>
        <w:spacing w:line="335" w:lineRule="auto"/>
        <w:rPr>
          <w:rFonts w:ascii="Times New Roman" w:eastAsia="Times New Roman" w:hAnsi="Times New Roman" w:cs="Times New Roman"/>
          <w:sz w:val="24"/>
          <w:szCs w:val="24"/>
          <w:lang w:val="kk-KZ"/>
        </w:rPr>
      </w:pPr>
      <w:r w:rsidRPr="00D0391C">
        <w:rPr>
          <w:rFonts w:ascii="Times New Roman" w:eastAsia="Times New Roman" w:hAnsi="Times New Roman" w:cs="Times New Roman"/>
          <w:sz w:val="24"/>
          <w:szCs w:val="24"/>
          <w:lang w:val="en-US"/>
        </w:rPr>
        <w:t xml:space="preserve">Kairat, A. (1970). </w:t>
      </w:r>
      <w:proofErr w:type="spellStart"/>
      <w:r w:rsidRPr="00D0391C">
        <w:rPr>
          <w:rFonts w:ascii="Times New Roman" w:eastAsia="Times New Roman" w:hAnsi="Times New Roman" w:cs="Times New Roman"/>
          <w:i/>
          <w:iCs/>
          <w:sz w:val="24"/>
          <w:szCs w:val="24"/>
          <w:lang w:val="en-US"/>
        </w:rPr>
        <w:t>Durıstap</w:t>
      </w:r>
      <w:proofErr w:type="spellEnd"/>
      <w:r w:rsidRPr="00D0391C">
        <w:rPr>
          <w:rFonts w:ascii="Times New Roman" w:eastAsia="Times New Roman" w:hAnsi="Times New Roman" w:cs="Times New Roman"/>
          <w:i/>
          <w:iCs/>
          <w:sz w:val="24"/>
          <w:szCs w:val="24"/>
          <w:lang w:val="en-US"/>
        </w:rPr>
        <w:t xml:space="preserve"> </w:t>
      </w:r>
      <w:proofErr w:type="spellStart"/>
      <w:r w:rsidRPr="00D0391C">
        <w:rPr>
          <w:rFonts w:ascii="Times New Roman" w:eastAsia="Times New Roman" w:hAnsi="Times New Roman" w:cs="Times New Roman"/>
          <w:i/>
          <w:iCs/>
          <w:sz w:val="24"/>
          <w:szCs w:val="24"/>
          <w:lang w:val="en-US"/>
        </w:rPr>
        <w:t>Sóıleshısh</w:t>
      </w:r>
      <w:proofErr w:type="spellEnd"/>
      <w:r w:rsidRPr="00D0391C">
        <w:rPr>
          <w:rFonts w:ascii="Times New Roman" w:eastAsia="Times New Roman" w:hAnsi="Times New Roman" w:cs="Times New Roman"/>
          <w:i/>
          <w:iCs/>
          <w:sz w:val="24"/>
          <w:szCs w:val="24"/>
          <w:lang w:val="en-US"/>
        </w:rPr>
        <w:t>: Kazakh language vs. Kazakh dialects.</w:t>
      </w:r>
      <w:r w:rsidRPr="00D0391C">
        <w:rPr>
          <w:rFonts w:ascii="Times New Roman" w:eastAsia="Times New Roman" w:hAnsi="Times New Roman" w:cs="Times New Roman"/>
          <w:sz w:val="24"/>
          <w:szCs w:val="24"/>
          <w:lang w:val="en-US"/>
        </w:rPr>
        <w:t xml:space="preserve"> </w:t>
      </w:r>
      <w:proofErr w:type="spellStart"/>
      <w:r w:rsidRPr="00D0391C">
        <w:rPr>
          <w:rFonts w:ascii="Times New Roman" w:eastAsia="Times New Roman" w:hAnsi="Times New Roman" w:cs="Times New Roman"/>
          <w:sz w:val="24"/>
          <w:szCs w:val="24"/>
          <w:lang w:val="en-US"/>
        </w:rPr>
        <w:t>DSpace</w:t>
      </w:r>
      <w:proofErr w:type="spellEnd"/>
      <w:r w:rsidRPr="00D0391C">
        <w:rPr>
          <w:rFonts w:ascii="Times New Roman" w:eastAsia="Times New Roman" w:hAnsi="Times New Roman" w:cs="Times New Roman"/>
          <w:sz w:val="24"/>
          <w:szCs w:val="24"/>
          <w:lang w:val="en-US"/>
        </w:rPr>
        <w:t xml:space="preserve"> Repository. </w:t>
      </w:r>
      <w:hyperlink r:id="rId15" w:history="1">
        <w:r w:rsidR="000D4479" w:rsidRPr="00D0391C">
          <w:rPr>
            <w:rStyle w:val="Hyperlink"/>
            <w:rFonts w:ascii="Times New Roman" w:eastAsia="Times New Roman" w:hAnsi="Times New Roman" w:cs="Times New Roman"/>
            <w:sz w:val="24"/>
            <w:szCs w:val="24"/>
            <w:lang w:val="en-US"/>
          </w:rPr>
          <w:t>https://nur.nu.edu.kz/items/4f866d58-ad24-4dbc-94e4-3eda2000f719</w:t>
        </w:r>
      </w:hyperlink>
    </w:p>
    <w:p w14:paraId="3F2034F9" w14:textId="77777777" w:rsidR="000D4479" w:rsidRPr="00D0391C" w:rsidRDefault="000D4479" w:rsidP="00D0391C">
      <w:pPr>
        <w:spacing w:line="335" w:lineRule="auto"/>
        <w:ind w:firstLine="720"/>
        <w:rPr>
          <w:rFonts w:ascii="Times New Roman" w:eastAsia="Times New Roman" w:hAnsi="Times New Roman" w:cs="Times New Roman"/>
          <w:sz w:val="24"/>
          <w:szCs w:val="24"/>
          <w:lang w:val="kk-KZ"/>
        </w:rPr>
      </w:pPr>
    </w:p>
    <w:p w14:paraId="519CFF9C" w14:textId="6716746D" w:rsidR="000D4479" w:rsidRPr="00D0391C" w:rsidRDefault="000D4479" w:rsidP="007A144B">
      <w:pPr>
        <w:spacing w:line="335" w:lineRule="auto"/>
        <w:rPr>
          <w:rFonts w:ascii="Times New Roman" w:eastAsia="Times New Roman" w:hAnsi="Times New Roman" w:cs="Times New Roman"/>
          <w:sz w:val="24"/>
          <w:szCs w:val="24"/>
          <w:lang w:val="kk-KZ"/>
        </w:rPr>
      </w:pPr>
      <w:r w:rsidRPr="00D0391C">
        <w:rPr>
          <w:rFonts w:ascii="Times New Roman" w:eastAsia="Times New Roman" w:hAnsi="Times New Roman" w:cs="Times New Roman"/>
          <w:sz w:val="24"/>
          <w:szCs w:val="24"/>
          <w:lang w:val="kk-KZ"/>
        </w:rPr>
        <w:t>Құраст. Ғ.Қалиев, О.Нақысбеков, Ш.Сарыбаев, А.Үдербаев және т.б.</w:t>
      </w:r>
      <w:r w:rsidR="00DF78E3" w:rsidRPr="00D0391C">
        <w:rPr>
          <w:rFonts w:ascii="Times New Roman" w:eastAsia="Times New Roman" w:hAnsi="Times New Roman" w:cs="Times New Roman"/>
          <w:sz w:val="24"/>
          <w:szCs w:val="24"/>
          <w:lang w:val="kk-KZ"/>
        </w:rPr>
        <w:t xml:space="preserve"> (</w:t>
      </w:r>
      <w:r w:rsidR="00DF78E3" w:rsidRPr="00C40075">
        <w:rPr>
          <w:rFonts w:ascii="Times New Roman" w:eastAsia="Times New Roman" w:hAnsi="Times New Roman" w:cs="Times New Roman"/>
          <w:sz w:val="24"/>
          <w:szCs w:val="24"/>
          <w:lang w:val="kk-KZ"/>
        </w:rPr>
        <w:t>2005</w:t>
      </w:r>
      <w:r w:rsidR="00DF78E3" w:rsidRPr="00D0391C">
        <w:rPr>
          <w:rFonts w:ascii="Times New Roman" w:eastAsia="Times New Roman" w:hAnsi="Times New Roman" w:cs="Times New Roman"/>
          <w:sz w:val="24"/>
          <w:szCs w:val="24"/>
          <w:lang w:val="kk-KZ"/>
        </w:rPr>
        <w:t>).</w:t>
      </w:r>
      <w:r w:rsidRPr="00D0391C">
        <w:rPr>
          <w:rFonts w:ascii="Times New Roman" w:eastAsia="Times New Roman" w:hAnsi="Times New Roman" w:cs="Times New Roman"/>
          <w:sz w:val="24"/>
          <w:szCs w:val="24"/>
          <w:lang w:val="kk-KZ"/>
        </w:rPr>
        <w:t xml:space="preserve"> </w:t>
      </w:r>
      <w:r w:rsidR="00DF78E3" w:rsidRPr="00F17CA9">
        <w:rPr>
          <w:rFonts w:ascii="Times New Roman" w:eastAsia="Times New Roman" w:hAnsi="Times New Roman" w:cs="Times New Roman"/>
          <w:sz w:val="24"/>
          <w:szCs w:val="24"/>
          <w:lang w:val="kk-KZ"/>
        </w:rPr>
        <w:t xml:space="preserve">Қазақ тілінің аймақтық </w:t>
      </w:r>
      <w:r w:rsidR="00DF78E3" w:rsidRPr="00B661B6">
        <w:rPr>
          <w:rFonts w:ascii="Times New Roman" w:eastAsia="Times New Roman" w:hAnsi="Times New Roman" w:cs="Times New Roman"/>
          <w:sz w:val="24"/>
          <w:szCs w:val="24"/>
          <w:lang w:val="kk-KZ"/>
        </w:rPr>
        <w:t>сөздігі</w:t>
      </w:r>
      <w:r w:rsidR="00DF78E3" w:rsidRPr="00DF78E3">
        <w:rPr>
          <w:rFonts w:ascii="Times New Roman" w:eastAsia="Times New Roman" w:hAnsi="Times New Roman" w:cs="Times New Roman"/>
          <w:sz w:val="24"/>
          <w:szCs w:val="24"/>
          <w:lang w:val="kk-KZ"/>
        </w:rPr>
        <w:t xml:space="preserve"> </w:t>
      </w:r>
      <w:r w:rsidRPr="00D0391C">
        <w:rPr>
          <w:rFonts w:ascii="Times New Roman" w:eastAsia="Times New Roman" w:hAnsi="Times New Roman" w:cs="Times New Roman"/>
          <w:sz w:val="24"/>
          <w:szCs w:val="24"/>
          <w:lang w:val="kk-KZ"/>
        </w:rPr>
        <w:t>– Алматы: «Арыс» баспасы.</w:t>
      </w:r>
    </w:p>
    <w:p w14:paraId="0F06E4A2" w14:textId="77777777" w:rsidR="00A4591B" w:rsidRPr="00D0391C" w:rsidRDefault="00A4591B" w:rsidP="00D0391C">
      <w:pPr>
        <w:spacing w:line="335" w:lineRule="auto"/>
        <w:ind w:firstLine="720"/>
        <w:rPr>
          <w:rFonts w:ascii="Times New Roman" w:eastAsia="Times New Roman" w:hAnsi="Times New Roman" w:cs="Times New Roman"/>
          <w:sz w:val="24"/>
          <w:szCs w:val="24"/>
          <w:lang w:val="kk-KZ"/>
        </w:rPr>
      </w:pPr>
    </w:p>
    <w:p w14:paraId="167DCFFB" w14:textId="79854F50" w:rsidR="00A4591B" w:rsidRPr="00D0391C" w:rsidRDefault="00DF78E3" w:rsidP="007A144B">
      <w:pPr>
        <w:spacing w:line="335" w:lineRule="auto"/>
        <w:rPr>
          <w:rFonts w:ascii="Times New Roman" w:eastAsia="Times New Roman" w:hAnsi="Times New Roman" w:cs="Times New Roman"/>
          <w:sz w:val="24"/>
          <w:szCs w:val="24"/>
          <w:lang w:val="kk-KZ"/>
        </w:rPr>
      </w:pPr>
      <w:r w:rsidRPr="00F01500">
        <w:rPr>
          <w:rFonts w:ascii="Times New Roman" w:eastAsia="Times New Roman" w:hAnsi="Times New Roman" w:cs="Times New Roman"/>
          <w:sz w:val="24"/>
          <w:szCs w:val="24"/>
          <w:lang w:val="kk-KZ"/>
        </w:rPr>
        <w:t>Ж. Досқараев, Қ. Айгазин, Ш. Бектуров ; Қазақ ССР ғылым академиясы, тіл білімі институты</w:t>
      </w:r>
      <w:r w:rsidRPr="00D0391C">
        <w:rPr>
          <w:rFonts w:ascii="Times New Roman" w:eastAsia="Times New Roman" w:hAnsi="Times New Roman" w:cs="Times New Roman"/>
          <w:sz w:val="24"/>
          <w:szCs w:val="24"/>
          <w:lang w:val="kk-KZ"/>
        </w:rPr>
        <w:t xml:space="preserve"> (1969).</w:t>
      </w:r>
      <w:r w:rsidRPr="00DF78E3">
        <w:rPr>
          <w:rFonts w:ascii="Times New Roman" w:eastAsia="Times New Roman" w:hAnsi="Times New Roman" w:cs="Times New Roman"/>
          <w:sz w:val="24"/>
          <w:szCs w:val="24"/>
          <w:lang w:val="kk-KZ"/>
        </w:rPr>
        <w:t xml:space="preserve"> </w:t>
      </w:r>
      <w:r w:rsidRPr="00C72DFF">
        <w:rPr>
          <w:rFonts w:ascii="Times New Roman" w:eastAsia="Times New Roman" w:hAnsi="Times New Roman" w:cs="Times New Roman"/>
          <w:sz w:val="24"/>
          <w:szCs w:val="24"/>
          <w:lang w:val="kk-KZ"/>
        </w:rPr>
        <w:t>Қазақ тілінің диалектологиялық сөздігі</w:t>
      </w:r>
      <w:r w:rsidRPr="00D0391C">
        <w:rPr>
          <w:rFonts w:ascii="Times New Roman" w:eastAsia="Times New Roman" w:hAnsi="Times New Roman" w:cs="Times New Roman"/>
          <w:sz w:val="24"/>
          <w:szCs w:val="24"/>
          <w:lang w:val="kk-KZ"/>
        </w:rPr>
        <w:t xml:space="preserve">. </w:t>
      </w:r>
      <w:r w:rsidR="00A4591B" w:rsidRPr="00D0391C">
        <w:rPr>
          <w:rFonts w:ascii="Times New Roman" w:eastAsia="Times New Roman" w:hAnsi="Times New Roman" w:cs="Times New Roman"/>
          <w:sz w:val="24"/>
          <w:szCs w:val="24"/>
          <w:lang w:val="kk-KZ"/>
        </w:rPr>
        <w:t xml:space="preserve">Алматы : Қазақ ССР-ның “Ғылым” баспасы. </w:t>
      </w:r>
    </w:p>
    <w:p w14:paraId="73A07B57" w14:textId="77777777" w:rsidR="00087835" w:rsidRPr="00D0391C" w:rsidRDefault="00087835" w:rsidP="00D0391C">
      <w:pPr>
        <w:spacing w:line="335" w:lineRule="auto"/>
        <w:ind w:firstLine="720"/>
        <w:rPr>
          <w:rFonts w:ascii="Times New Roman" w:eastAsia="Times New Roman" w:hAnsi="Times New Roman" w:cs="Times New Roman"/>
          <w:sz w:val="24"/>
          <w:szCs w:val="24"/>
          <w:lang w:val="kk-KZ"/>
        </w:rPr>
      </w:pPr>
    </w:p>
    <w:p w14:paraId="6EA8AA6B" w14:textId="77777777" w:rsidR="00087835" w:rsidRPr="003C30A2" w:rsidRDefault="00087835" w:rsidP="007A144B">
      <w:pPr>
        <w:spacing w:line="335" w:lineRule="auto"/>
        <w:rPr>
          <w:rFonts w:ascii="Times New Roman" w:eastAsia="Times New Roman" w:hAnsi="Times New Roman" w:cs="Times New Roman"/>
          <w:sz w:val="24"/>
          <w:szCs w:val="24"/>
          <w:lang w:val="ru-RU"/>
        </w:rPr>
      </w:pPr>
      <w:proofErr w:type="spellStart"/>
      <w:r w:rsidRPr="00087835">
        <w:rPr>
          <w:rFonts w:ascii="Times New Roman" w:eastAsia="Times New Roman" w:hAnsi="Times New Roman" w:cs="Times New Roman"/>
          <w:sz w:val="24"/>
          <w:szCs w:val="24"/>
        </w:rPr>
        <w:t>Iskhan</w:t>
      </w:r>
      <w:proofErr w:type="spellEnd"/>
      <w:r w:rsidRPr="00087835">
        <w:rPr>
          <w:rFonts w:ascii="Times New Roman" w:eastAsia="Times New Roman" w:hAnsi="Times New Roman" w:cs="Times New Roman"/>
          <w:sz w:val="24"/>
          <w:szCs w:val="24"/>
        </w:rPr>
        <w:t xml:space="preserve">, B. Zh., &amp; </w:t>
      </w:r>
      <w:proofErr w:type="spellStart"/>
      <w:r w:rsidRPr="00087835">
        <w:rPr>
          <w:rFonts w:ascii="Times New Roman" w:eastAsia="Times New Roman" w:hAnsi="Times New Roman" w:cs="Times New Roman"/>
          <w:sz w:val="24"/>
          <w:szCs w:val="24"/>
        </w:rPr>
        <w:t>Ospanova</w:t>
      </w:r>
      <w:proofErr w:type="spellEnd"/>
      <w:r w:rsidRPr="00087835">
        <w:rPr>
          <w:rFonts w:ascii="Times New Roman" w:eastAsia="Times New Roman" w:hAnsi="Times New Roman" w:cs="Times New Roman"/>
          <w:sz w:val="24"/>
          <w:szCs w:val="24"/>
        </w:rPr>
        <w:t xml:space="preserve">, B. R. (2014). </w:t>
      </w:r>
      <w:r w:rsidRPr="00D0391C">
        <w:rPr>
          <w:rFonts w:ascii="Times New Roman" w:eastAsia="Times New Roman" w:hAnsi="Times New Roman" w:cs="Times New Roman"/>
          <w:sz w:val="24"/>
          <w:szCs w:val="24"/>
          <w:lang w:val="ru-RU"/>
        </w:rPr>
        <w:t xml:space="preserve">Влияние языковой политики советского режима на казахскую письменность. </w:t>
      </w:r>
      <w:r w:rsidRPr="00D0391C">
        <w:rPr>
          <w:rFonts w:ascii="Times New Roman" w:eastAsia="Times New Roman" w:hAnsi="Times New Roman" w:cs="Times New Roman"/>
          <w:i/>
          <w:iCs/>
          <w:sz w:val="24"/>
          <w:szCs w:val="24"/>
          <w:lang w:val="ru-RU"/>
        </w:rPr>
        <w:t>Международный журнал экспериментального образования</w:t>
      </w:r>
      <w:r w:rsidRPr="00D0391C">
        <w:rPr>
          <w:rFonts w:ascii="Times New Roman" w:eastAsia="Times New Roman" w:hAnsi="Times New Roman" w:cs="Times New Roman"/>
          <w:sz w:val="24"/>
          <w:szCs w:val="24"/>
          <w:lang w:val="ru-RU"/>
        </w:rPr>
        <w:t xml:space="preserve">, (3-1), 141-144. </w:t>
      </w:r>
      <w:r w:rsidRPr="00087835">
        <w:rPr>
          <w:rFonts w:ascii="Times New Roman" w:eastAsia="Times New Roman" w:hAnsi="Times New Roman" w:cs="Times New Roman"/>
          <w:sz w:val="24"/>
          <w:szCs w:val="24"/>
        </w:rPr>
        <w:t>Retrieved</w:t>
      </w:r>
      <w:r w:rsidRPr="00D0391C">
        <w:rPr>
          <w:rFonts w:ascii="Times New Roman" w:eastAsia="Times New Roman" w:hAnsi="Times New Roman" w:cs="Times New Roman"/>
          <w:sz w:val="24"/>
          <w:szCs w:val="24"/>
          <w:lang w:val="ru-RU"/>
        </w:rPr>
        <w:t xml:space="preserve"> </w:t>
      </w:r>
      <w:r w:rsidRPr="00087835">
        <w:rPr>
          <w:rFonts w:ascii="Times New Roman" w:eastAsia="Times New Roman" w:hAnsi="Times New Roman" w:cs="Times New Roman"/>
          <w:sz w:val="24"/>
          <w:szCs w:val="24"/>
        </w:rPr>
        <w:t>from</w:t>
      </w:r>
      <w:r w:rsidRPr="00D0391C">
        <w:rPr>
          <w:rFonts w:ascii="Times New Roman" w:eastAsia="Times New Roman" w:hAnsi="Times New Roman" w:cs="Times New Roman"/>
          <w:sz w:val="24"/>
          <w:szCs w:val="24"/>
          <w:lang w:val="ru-RU"/>
        </w:rPr>
        <w:t xml:space="preserve"> </w:t>
      </w:r>
      <w:r w:rsidR="0039770E">
        <w:fldChar w:fldCharType="begin"/>
      </w:r>
      <w:r w:rsidR="0039770E">
        <w:instrText>HYPERLINK</w:instrText>
      </w:r>
      <w:r w:rsidR="0039770E" w:rsidRPr="0039770E">
        <w:rPr>
          <w:lang w:val="ru-RU"/>
          <w:rPrChange w:id="7" w:author="Ali abi" w:date="2025-09-13T01:14:00Z">
            <w:rPr/>
          </w:rPrChange>
        </w:rPr>
        <w:instrText xml:space="preserve"> "</w:instrText>
      </w:r>
      <w:r w:rsidR="0039770E">
        <w:instrText>https</w:instrText>
      </w:r>
      <w:r w:rsidR="0039770E" w:rsidRPr="0039770E">
        <w:rPr>
          <w:lang w:val="ru-RU"/>
          <w:rPrChange w:id="8" w:author="Ali abi" w:date="2025-09-13T01:14:00Z">
            <w:rPr/>
          </w:rPrChange>
        </w:rPr>
        <w:instrText>://</w:instrText>
      </w:r>
      <w:r w:rsidR="0039770E">
        <w:instrText>expeducation</w:instrText>
      </w:r>
      <w:r w:rsidR="0039770E" w:rsidRPr="0039770E">
        <w:rPr>
          <w:lang w:val="ru-RU"/>
          <w:rPrChange w:id="9" w:author="Ali abi" w:date="2025-09-13T01:14:00Z">
            <w:rPr/>
          </w:rPrChange>
        </w:rPr>
        <w:instrText>.</w:instrText>
      </w:r>
      <w:r w:rsidR="0039770E">
        <w:instrText>ru</w:instrText>
      </w:r>
      <w:r w:rsidR="0039770E" w:rsidRPr="0039770E">
        <w:rPr>
          <w:lang w:val="ru-RU"/>
          <w:rPrChange w:id="10" w:author="Ali abi" w:date="2025-09-13T01:14:00Z">
            <w:rPr/>
          </w:rPrChange>
        </w:rPr>
        <w:instrText>/</w:instrText>
      </w:r>
      <w:r w:rsidR="0039770E">
        <w:instrText>ru</w:instrText>
      </w:r>
      <w:r w:rsidR="0039770E" w:rsidRPr="0039770E">
        <w:rPr>
          <w:lang w:val="ru-RU"/>
          <w:rPrChange w:id="11" w:author="Ali abi" w:date="2025-09-13T01:14:00Z">
            <w:rPr/>
          </w:rPrChange>
        </w:rPr>
        <w:instrText>/</w:instrText>
      </w:r>
      <w:r w:rsidR="0039770E">
        <w:instrText>article</w:instrText>
      </w:r>
      <w:r w:rsidR="0039770E" w:rsidRPr="0039770E">
        <w:rPr>
          <w:lang w:val="ru-RU"/>
          <w:rPrChange w:id="12" w:author="Ali abi" w:date="2025-09-13T01:14:00Z">
            <w:rPr/>
          </w:rPrChange>
        </w:rPr>
        <w:instrText>/</w:instrText>
      </w:r>
      <w:r w:rsidR="0039770E">
        <w:instrText>view</w:instrText>
      </w:r>
      <w:r w:rsidR="0039770E" w:rsidRPr="0039770E">
        <w:rPr>
          <w:lang w:val="ru-RU"/>
          <w:rPrChange w:id="13" w:author="Ali abi" w:date="2025-09-13T01:14:00Z">
            <w:rPr/>
          </w:rPrChange>
        </w:rPr>
        <w:instrText>?</w:instrText>
      </w:r>
      <w:r w:rsidR="0039770E">
        <w:instrText>id</w:instrText>
      </w:r>
      <w:r w:rsidR="0039770E" w:rsidRPr="0039770E">
        <w:rPr>
          <w:lang w:val="ru-RU"/>
          <w:rPrChange w:id="14" w:author="Ali abi" w:date="2025-09-13T01:14:00Z">
            <w:rPr/>
          </w:rPrChange>
        </w:rPr>
        <w:instrText>=4680&amp;</w:instrText>
      </w:r>
      <w:r w:rsidR="0039770E">
        <w:instrText>utm</w:instrText>
      </w:r>
      <w:r w:rsidR="0039770E" w:rsidRPr="0039770E">
        <w:rPr>
          <w:lang w:val="ru-RU"/>
          <w:rPrChange w:id="15" w:author="Ali abi" w:date="2025-09-13T01:14:00Z">
            <w:rPr/>
          </w:rPrChange>
        </w:rPr>
        <w:instrText>_</w:instrText>
      </w:r>
      <w:r w:rsidR="0039770E">
        <w:instrText>source</w:instrText>
      </w:r>
      <w:r w:rsidR="0039770E" w:rsidRPr="0039770E">
        <w:rPr>
          <w:lang w:val="ru-RU"/>
          <w:rPrChange w:id="16" w:author="Ali abi" w:date="2025-09-13T01:14:00Z">
            <w:rPr/>
          </w:rPrChange>
        </w:rPr>
        <w:instrText>=</w:instrText>
      </w:r>
      <w:r w:rsidR="0039770E">
        <w:instrText>chatgpt</w:instrText>
      </w:r>
      <w:r w:rsidR="0039770E" w:rsidRPr="0039770E">
        <w:rPr>
          <w:lang w:val="ru-RU"/>
          <w:rPrChange w:id="17" w:author="Ali abi" w:date="2025-09-13T01:14:00Z">
            <w:rPr/>
          </w:rPrChange>
        </w:rPr>
        <w:instrText>.</w:instrText>
      </w:r>
      <w:r w:rsidR="0039770E">
        <w:instrText>com</w:instrText>
      </w:r>
      <w:r w:rsidR="0039770E" w:rsidRPr="0039770E">
        <w:rPr>
          <w:lang w:val="ru-RU"/>
          <w:rPrChange w:id="18" w:author="Ali abi" w:date="2025-09-13T01:14:00Z">
            <w:rPr/>
          </w:rPrChange>
        </w:rPr>
        <w:instrText>" \</w:instrText>
      </w:r>
      <w:r w:rsidR="0039770E">
        <w:instrText>t</w:instrText>
      </w:r>
      <w:r w:rsidR="0039770E" w:rsidRPr="0039770E">
        <w:rPr>
          <w:lang w:val="ru-RU"/>
          <w:rPrChange w:id="19" w:author="Ali abi" w:date="2025-09-13T01:14:00Z">
            <w:rPr/>
          </w:rPrChange>
        </w:rPr>
        <w:instrText xml:space="preserve"> "_</w:instrText>
      </w:r>
      <w:r w:rsidR="0039770E">
        <w:instrText>new</w:instrText>
      </w:r>
      <w:r w:rsidR="0039770E" w:rsidRPr="0039770E">
        <w:rPr>
          <w:lang w:val="ru-RU"/>
          <w:rPrChange w:id="20" w:author="Ali abi" w:date="2025-09-13T01:14:00Z">
            <w:rPr/>
          </w:rPrChange>
        </w:rPr>
        <w:instrText>"</w:instrText>
      </w:r>
      <w:r w:rsidR="0039770E">
        <w:fldChar w:fldCharType="separate"/>
      </w:r>
      <w:r w:rsidRPr="00087835">
        <w:rPr>
          <w:rStyle w:val="Hyperlink"/>
          <w:rFonts w:ascii="Times New Roman" w:eastAsia="Times New Roman" w:hAnsi="Times New Roman" w:cs="Times New Roman"/>
          <w:sz w:val="24"/>
          <w:szCs w:val="24"/>
        </w:rPr>
        <w:t>https</w:t>
      </w:r>
      <w:r w:rsidRPr="00D0391C">
        <w:rPr>
          <w:rStyle w:val="Hyperlink"/>
          <w:rFonts w:ascii="Times New Roman" w:eastAsia="Times New Roman" w:hAnsi="Times New Roman" w:cs="Times New Roman"/>
          <w:sz w:val="24"/>
          <w:szCs w:val="24"/>
          <w:lang w:val="ru-RU"/>
        </w:rPr>
        <w:t>://</w:t>
      </w:r>
      <w:proofErr w:type="spellStart"/>
      <w:r w:rsidRPr="00087835">
        <w:rPr>
          <w:rStyle w:val="Hyperlink"/>
          <w:rFonts w:ascii="Times New Roman" w:eastAsia="Times New Roman" w:hAnsi="Times New Roman" w:cs="Times New Roman"/>
          <w:sz w:val="24"/>
          <w:szCs w:val="24"/>
        </w:rPr>
        <w:t>expeducation</w:t>
      </w:r>
      <w:proofErr w:type="spellEnd"/>
      <w:r w:rsidRPr="00D0391C">
        <w:rPr>
          <w:rStyle w:val="Hyperlink"/>
          <w:rFonts w:ascii="Times New Roman" w:eastAsia="Times New Roman" w:hAnsi="Times New Roman" w:cs="Times New Roman"/>
          <w:sz w:val="24"/>
          <w:szCs w:val="24"/>
          <w:lang w:val="ru-RU"/>
        </w:rPr>
        <w:t>.</w:t>
      </w:r>
      <w:proofErr w:type="spellStart"/>
      <w:r w:rsidRPr="00087835">
        <w:rPr>
          <w:rStyle w:val="Hyperlink"/>
          <w:rFonts w:ascii="Times New Roman" w:eastAsia="Times New Roman" w:hAnsi="Times New Roman" w:cs="Times New Roman"/>
          <w:sz w:val="24"/>
          <w:szCs w:val="24"/>
        </w:rPr>
        <w:t>ru</w:t>
      </w:r>
      <w:proofErr w:type="spellEnd"/>
      <w:r w:rsidRPr="00D0391C">
        <w:rPr>
          <w:rStyle w:val="Hyperlink"/>
          <w:rFonts w:ascii="Times New Roman" w:eastAsia="Times New Roman" w:hAnsi="Times New Roman" w:cs="Times New Roman"/>
          <w:sz w:val="24"/>
          <w:szCs w:val="24"/>
          <w:lang w:val="ru-RU"/>
        </w:rPr>
        <w:t>/</w:t>
      </w:r>
      <w:proofErr w:type="spellStart"/>
      <w:r w:rsidRPr="00087835">
        <w:rPr>
          <w:rStyle w:val="Hyperlink"/>
          <w:rFonts w:ascii="Times New Roman" w:eastAsia="Times New Roman" w:hAnsi="Times New Roman" w:cs="Times New Roman"/>
          <w:sz w:val="24"/>
          <w:szCs w:val="24"/>
        </w:rPr>
        <w:t>ru</w:t>
      </w:r>
      <w:proofErr w:type="spellEnd"/>
      <w:r w:rsidRPr="00D0391C">
        <w:rPr>
          <w:rStyle w:val="Hyperlink"/>
          <w:rFonts w:ascii="Times New Roman" w:eastAsia="Times New Roman" w:hAnsi="Times New Roman" w:cs="Times New Roman"/>
          <w:sz w:val="24"/>
          <w:szCs w:val="24"/>
          <w:lang w:val="ru-RU"/>
        </w:rPr>
        <w:t>/</w:t>
      </w:r>
      <w:r w:rsidRPr="00087835">
        <w:rPr>
          <w:rStyle w:val="Hyperlink"/>
          <w:rFonts w:ascii="Times New Roman" w:eastAsia="Times New Roman" w:hAnsi="Times New Roman" w:cs="Times New Roman"/>
          <w:sz w:val="24"/>
          <w:szCs w:val="24"/>
        </w:rPr>
        <w:t>article</w:t>
      </w:r>
      <w:r w:rsidRPr="00D0391C">
        <w:rPr>
          <w:rStyle w:val="Hyperlink"/>
          <w:rFonts w:ascii="Times New Roman" w:eastAsia="Times New Roman" w:hAnsi="Times New Roman" w:cs="Times New Roman"/>
          <w:sz w:val="24"/>
          <w:szCs w:val="24"/>
          <w:lang w:val="ru-RU"/>
        </w:rPr>
        <w:t>/</w:t>
      </w:r>
      <w:r w:rsidRPr="00087835">
        <w:rPr>
          <w:rStyle w:val="Hyperlink"/>
          <w:rFonts w:ascii="Times New Roman" w:eastAsia="Times New Roman" w:hAnsi="Times New Roman" w:cs="Times New Roman"/>
          <w:sz w:val="24"/>
          <w:szCs w:val="24"/>
        </w:rPr>
        <w:t>view</w:t>
      </w:r>
      <w:r w:rsidRPr="00D0391C">
        <w:rPr>
          <w:rStyle w:val="Hyperlink"/>
          <w:rFonts w:ascii="Times New Roman" w:eastAsia="Times New Roman" w:hAnsi="Times New Roman" w:cs="Times New Roman"/>
          <w:sz w:val="24"/>
          <w:szCs w:val="24"/>
          <w:lang w:val="ru-RU"/>
        </w:rPr>
        <w:t>?</w:t>
      </w:r>
      <w:r w:rsidRPr="00087835">
        <w:rPr>
          <w:rStyle w:val="Hyperlink"/>
          <w:rFonts w:ascii="Times New Roman" w:eastAsia="Times New Roman" w:hAnsi="Times New Roman" w:cs="Times New Roman"/>
          <w:sz w:val="24"/>
          <w:szCs w:val="24"/>
        </w:rPr>
        <w:t>id</w:t>
      </w:r>
      <w:r w:rsidRPr="00D0391C">
        <w:rPr>
          <w:rStyle w:val="Hyperlink"/>
          <w:rFonts w:ascii="Times New Roman" w:eastAsia="Times New Roman" w:hAnsi="Times New Roman" w:cs="Times New Roman"/>
          <w:sz w:val="24"/>
          <w:szCs w:val="24"/>
          <w:lang w:val="ru-RU"/>
        </w:rPr>
        <w:t>=4680</w:t>
      </w:r>
      <w:r w:rsidR="0039770E">
        <w:rPr>
          <w:rStyle w:val="Hyperlink"/>
          <w:rFonts w:ascii="Times New Roman" w:eastAsia="Times New Roman" w:hAnsi="Times New Roman" w:cs="Times New Roman"/>
          <w:sz w:val="24"/>
          <w:szCs w:val="24"/>
          <w:lang w:val="ru-RU"/>
        </w:rPr>
        <w:fldChar w:fldCharType="end"/>
      </w:r>
    </w:p>
    <w:p w14:paraId="579EC7C7" w14:textId="77777777" w:rsidR="00C42CFD" w:rsidRPr="0039770E" w:rsidRDefault="00C42CFD" w:rsidP="00D0391C">
      <w:pPr>
        <w:spacing w:line="335" w:lineRule="auto"/>
        <w:ind w:firstLine="720"/>
        <w:rPr>
          <w:rFonts w:ascii="Times New Roman" w:eastAsia="Times New Roman" w:hAnsi="Times New Roman" w:cs="Times New Roman"/>
          <w:sz w:val="24"/>
          <w:szCs w:val="24"/>
          <w:lang w:val="ru-RU"/>
          <w:rPrChange w:id="21" w:author="Ali abi" w:date="2025-09-13T01:14:00Z">
            <w:rPr>
              <w:rFonts w:ascii="Times New Roman" w:eastAsia="Times New Roman" w:hAnsi="Times New Roman" w:cs="Times New Roman"/>
              <w:sz w:val="24"/>
              <w:szCs w:val="24"/>
              <w:lang w:val="en-US"/>
            </w:rPr>
          </w:rPrChange>
        </w:rPr>
      </w:pPr>
    </w:p>
    <w:p w14:paraId="0162EF58" w14:textId="77777777" w:rsidR="00087835" w:rsidRPr="00D0391C" w:rsidRDefault="00087835" w:rsidP="007A144B">
      <w:pPr>
        <w:spacing w:line="335" w:lineRule="auto"/>
        <w:rPr>
          <w:rFonts w:ascii="Times New Roman" w:eastAsia="Times New Roman" w:hAnsi="Times New Roman" w:cs="Times New Roman"/>
          <w:sz w:val="24"/>
          <w:szCs w:val="24"/>
          <w:lang w:val="en-US"/>
        </w:rPr>
      </w:pPr>
      <w:proofErr w:type="spellStart"/>
      <w:r w:rsidRPr="00087835">
        <w:rPr>
          <w:rFonts w:ascii="Times New Roman" w:eastAsia="Times New Roman" w:hAnsi="Times New Roman" w:cs="Times New Roman"/>
          <w:sz w:val="24"/>
          <w:szCs w:val="24"/>
        </w:rPr>
        <w:lastRenderedPageBreak/>
        <w:t>Ayagan</w:t>
      </w:r>
      <w:proofErr w:type="spellEnd"/>
      <w:r w:rsidRPr="00087835">
        <w:rPr>
          <w:rFonts w:ascii="Times New Roman" w:eastAsia="Times New Roman" w:hAnsi="Times New Roman" w:cs="Times New Roman"/>
          <w:sz w:val="24"/>
          <w:szCs w:val="24"/>
        </w:rPr>
        <w:t xml:space="preserve">, B. (Ed.). (2005). </w:t>
      </w:r>
      <w:r w:rsidRPr="00087835">
        <w:rPr>
          <w:rFonts w:ascii="Times New Roman" w:eastAsia="Times New Roman" w:hAnsi="Times New Roman" w:cs="Times New Roman"/>
          <w:i/>
          <w:iCs/>
          <w:sz w:val="24"/>
          <w:szCs w:val="24"/>
        </w:rPr>
        <w:t>Kazakhstan National Encyclopedia</w:t>
      </w:r>
      <w:r w:rsidRPr="00087835">
        <w:rPr>
          <w:rFonts w:ascii="Times New Roman" w:eastAsia="Times New Roman" w:hAnsi="Times New Roman" w:cs="Times New Roman"/>
          <w:sz w:val="24"/>
          <w:szCs w:val="24"/>
        </w:rPr>
        <w:t xml:space="preserve"> (Vol. 2). Almaty: </w:t>
      </w:r>
      <w:proofErr w:type="spellStart"/>
      <w:r w:rsidRPr="00087835">
        <w:rPr>
          <w:rFonts w:ascii="Times New Roman" w:eastAsia="Times New Roman" w:hAnsi="Times New Roman" w:cs="Times New Roman"/>
          <w:sz w:val="24"/>
          <w:szCs w:val="24"/>
        </w:rPr>
        <w:t>Қазақ</w:t>
      </w:r>
      <w:proofErr w:type="spellEnd"/>
      <w:r w:rsidRPr="00087835">
        <w:rPr>
          <w:rFonts w:ascii="Times New Roman" w:eastAsia="Times New Roman" w:hAnsi="Times New Roman" w:cs="Times New Roman"/>
          <w:sz w:val="24"/>
          <w:szCs w:val="24"/>
        </w:rPr>
        <w:t xml:space="preserve"> </w:t>
      </w:r>
      <w:proofErr w:type="spellStart"/>
      <w:r w:rsidRPr="00087835">
        <w:rPr>
          <w:rFonts w:ascii="Times New Roman" w:eastAsia="Times New Roman" w:hAnsi="Times New Roman" w:cs="Times New Roman"/>
          <w:sz w:val="24"/>
          <w:szCs w:val="24"/>
        </w:rPr>
        <w:t>энциклопедиясы</w:t>
      </w:r>
      <w:proofErr w:type="spellEnd"/>
      <w:r w:rsidRPr="00087835">
        <w:rPr>
          <w:rFonts w:ascii="Times New Roman" w:eastAsia="Times New Roman" w:hAnsi="Times New Roman" w:cs="Times New Roman"/>
          <w:sz w:val="24"/>
          <w:szCs w:val="24"/>
        </w:rPr>
        <w:t>. ISBN 9965-9746-3-2.</w:t>
      </w:r>
    </w:p>
    <w:p w14:paraId="4B84B279" w14:textId="77777777" w:rsidR="00A4591B" w:rsidRPr="00D0391C" w:rsidRDefault="00A4591B" w:rsidP="00D0391C">
      <w:pPr>
        <w:spacing w:line="335" w:lineRule="auto"/>
        <w:ind w:firstLine="720"/>
        <w:rPr>
          <w:rFonts w:ascii="Times New Roman" w:eastAsia="Times New Roman" w:hAnsi="Times New Roman" w:cs="Times New Roman"/>
          <w:sz w:val="24"/>
          <w:szCs w:val="24"/>
          <w:lang w:val="kk-KZ"/>
        </w:rPr>
      </w:pPr>
    </w:p>
    <w:p w14:paraId="3CBFABF1" w14:textId="77777777" w:rsidR="000D4479" w:rsidRPr="005648EA" w:rsidRDefault="000D4479" w:rsidP="00D0391C">
      <w:pPr>
        <w:spacing w:line="335" w:lineRule="auto"/>
        <w:ind w:firstLine="720"/>
        <w:rPr>
          <w:rFonts w:eastAsia="Times New Roman"/>
          <w:sz w:val="28"/>
          <w:szCs w:val="28"/>
          <w:lang w:val="kk-KZ"/>
        </w:rPr>
      </w:pPr>
    </w:p>
    <w:p w14:paraId="203415A5" w14:textId="77777777" w:rsidR="008C305A" w:rsidRPr="000D4479" w:rsidRDefault="008C305A" w:rsidP="00D0391C">
      <w:pPr>
        <w:spacing w:line="335" w:lineRule="auto"/>
        <w:ind w:firstLine="720"/>
        <w:rPr>
          <w:rFonts w:eastAsia="Times New Roman"/>
          <w:sz w:val="28"/>
          <w:szCs w:val="28"/>
          <w:lang w:val="kk-KZ"/>
        </w:rPr>
      </w:pPr>
    </w:p>
    <w:p w14:paraId="092F0D4C" w14:textId="77777777" w:rsidR="00A23E1E" w:rsidRPr="000D4479" w:rsidRDefault="00A23E1E" w:rsidP="00D0391C">
      <w:pPr>
        <w:spacing w:line="335" w:lineRule="auto"/>
        <w:ind w:firstLine="720"/>
        <w:rPr>
          <w:rFonts w:eastAsia="Times New Roman"/>
          <w:sz w:val="28"/>
          <w:szCs w:val="28"/>
          <w:lang w:val="kk-KZ"/>
        </w:rPr>
      </w:pPr>
    </w:p>
    <w:sectPr w:rsidR="00A23E1E" w:rsidRPr="000D447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F4371" w14:textId="77777777" w:rsidR="00D97374" w:rsidRDefault="00D97374" w:rsidP="007A144B">
      <w:pPr>
        <w:spacing w:line="240" w:lineRule="auto"/>
      </w:pPr>
      <w:r>
        <w:separator/>
      </w:r>
    </w:p>
  </w:endnote>
  <w:endnote w:type="continuationSeparator" w:id="0">
    <w:p w14:paraId="5FEDEBA8" w14:textId="77777777" w:rsidR="00D97374" w:rsidRDefault="00D97374" w:rsidP="007A14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ter Fallback">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12A3A" w14:textId="77777777" w:rsidR="00D97374" w:rsidRDefault="00D97374" w:rsidP="007A144B">
      <w:pPr>
        <w:spacing w:line="240" w:lineRule="auto"/>
      </w:pPr>
      <w:r>
        <w:separator/>
      </w:r>
    </w:p>
  </w:footnote>
  <w:footnote w:type="continuationSeparator" w:id="0">
    <w:p w14:paraId="0B01B641" w14:textId="77777777" w:rsidR="00D97374" w:rsidRDefault="00D97374" w:rsidP="007A14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61745"/>
    <w:multiLevelType w:val="hybridMultilevel"/>
    <w:tmpl w:val="32B8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727F6"/>
    <w:multiLevelType w:val="hybridMultilevel"/>
    <w:tmpl w:val="6546A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285BD2"/>
    <w:multiLevelType w:val="hybridMultilevel"/>
    <w:tmpl w:val="C0BA1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79642C"/>
    <w:multiLevelType w:val="hybridMultilevel"/>
    <w:tmpl w:val="26DAE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76966"/>
    <w:multiLevelType w:val="hybridMultilevel"/>
    <w:tmpl w:val="52AAD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65E97"/>
    <w:multiLevelType w:val="hybridMultilevel"/>
    <w:tmpl w:val="FC54B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0A2F7E"/>
    <w:multiLevelType w:val="hybridMultilevel"/>
    <w:tmpl w:val="91F60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4A36E2"/>
    <w:multiLevelType w:val="multilevel"/>
    <w:tmpl w:val="61D6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B28C4"/>
    <w:multiLevelType w:val="hybridMultilevel"/>
    <w:tmpl w:val="13CE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952D72"/>
    <w:multiLevelType w:val="hybridMultilevel"/>
    <w:tmpl w:val="9BD01CCC"/>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0" w15:restartNumberingAfterBreak="0">
    <w:nsid w:val="47206B1B"/>
    <w:multiLevelType w:val="hybridMultilevel"/>
    <w:tmpl w:val="8CC84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601AB8"/>
    <w:multiLevelType w:val="hybridMultilevel"/>
    <w:tmpl w:val="8CFC3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100428"/>
    <w:multiLevelType w:val="multilevel"/>
    <w:tmpl w:val="8CFC3C5A"/>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5E9033D"/>
    <w:multiLevelType w:val="hybridMultilevel"/>
    <w:tmpl w:val="F7F4F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1A5EB3"/>
    <w:multiLevelType w:val="hybridMultilevel"/>
    <w:tmpl w:val="85AA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485A8D"/>
    <w:multiLevelType w:val="hybridMultilevel"/>
    <w:tmpl w:val="082C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F1046F"/>
    <w:multiLevelType w:val="hybridMultilevel"/>
    <w:tmpl w:val="16787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4306D"/>
    <w:multiLevelType w:val="hybridMultilevel"/>
    <w:tmpl w:val="2CF61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82680F"/>
    <w:multiLevelType w:val="hybridMultilevel"/>
    <w:tmpl w:val="B98CD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940259">
    <w:abstractNumId w:val="7"/>
  </w:num>
  <w:num w:numId="2" w16cid:durableId="1598752406">
    <w:abstractNumId w:val="11"/>
  </w:num>
  <w:num w:numId="3" w16cid:durableId="434330790">
    <w:abstractNumId w:val="12"/>
  </w:num>
  <w:num w:numId="4" w16cid:durableId="1205602998">
    <w:abstractNumId w:val="1"/>
  </w:num>
  <w:num w:numId="5" w16cid:durableId="1076709164">
    <w:abstractNumId w:val="2"/>
  </w:num>
  <w:num w:numId="6" w16cid:durableId="228805163">
    <w:abstractNumId w:val="4"/>
  </w:num>
  <w:num w:numId="7" w16cid:durableId="864683252">
    <w:abstractNumId w:val="9"/>
  </w:num>
  <w:num w:numId="8" w16cid:durableId="1348479495">
    <w:abstractNumId w:val="18"/>
  </w:num>
  <w:num w:numId="9" w16cid:durableId="316151032">
    <w:abstractNumId w:val="6"/>
  </w:num>
  <w:num w:numId="10" w16cid:durableId="535893072">
    <w:abstractNumId w:val="17"/>
  </w:num>
  <w:num w:numId="11" w16cid:durableId="1386248418">
    <w:abstractNumId w:val="13"/>
  </w:num>
  <w:num w:numId="12" w16cid:durableId="1095393921">
    <w:abstractNumId w:val="10"/>
  </w:num>
  <w:num w:numId="13" w16cid:durableId="1081757386">
    <w:abstractNumId w:val="15"/>
  </w:num>
  <w:num w:numId="14" w16cid:durableId="634142369">
    <w:abstractNumId w:val="14"/>
  </w:num>
  <w:num w:numId="15" w16cid:durableId="1999115758">
    <w:abstractNumId w:val="16"/>
  </w:num>
  <w:num w:numId="16" w16cid:durableId="595752294">
    <w:abstractNumId w:val="0"/>
  </w:num>
  <w:num w:numId="17" w16cid:durableId="139732147">
    <w:abstractNumId w:val="3"/>
  </w:num>
  <w:num w:numId="18" w16cid:durableId="797339833">
    <w:abstractNumId w:val="8"/>
  </w:num>
  <w:num w:numId="19" w16cid:durableId="13079337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i abi">
    <w15:presenceInfo w15:providerId="Windows Live" w15:userId="961058afcc0822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AE3"/>
    <w:rsid w:val="00087643"/>
    <w:rsid w:val="00087835"/>
    <w:rsid w:val="000D4479"/>
    <w:rsid w:val="00136556"/>
    <w:rsid w:val="001A054F"/>
    <w:rsid w:val="001A1173"/>
    <w:rsid w:val="001B1456"/>
    <w:rsid w:val="001B704E"/>
    <w:rsid w:val="002136A9"/>
    <w:rsid w:val="00227D6F"/>
    <w:rsid w:val="002341FE"/>
    <w:rsid w:val="00252590"/>
    <w:rsid w:val="00275EF7"/>
    <w:rsid w:val="00280355"/>
    <w:rsid w:val="002A0D27"/>
    <w:rsid w:val="002A7F11"/>
    <w:rsid w:val="002B08FE"/>
    <w:rsid w:val="002C03D0"/>
    <w:rsid w:val="002C079A"/>
    <w:rsid w:val="00371428"/>
    <w:rsid w:val="0039770E"/>
    <w:rsid w:val="00397D15"/>
    <w:rsid w:val="003B1AE4"/>
    <w:rsid w:val="003C30A2"/>
    <w:rsid w:val="003C7CE2"/>
    <w:rsid w:val="003F65C8"/>
    <w:rsid w:val="00417D44"/>
    <w:rsid w:val="004A1164"/>
    <w:rsid w:val="004A147A"/>
    <w:rsid w:val="004E736D"/>
    <w:rsid w:val="0055633D"/>
    <w:rsid w:val="005648EA"/>
    <w:rsid w:val="00594637"/>
    <w:rsid w:val="0059512A"/>
    <w:rsid w:val="005A1E60"/>
    <w:rsid w:val="005D3AC1"/>
    <w:rsid w:val="005E0C14"/>
    <w:rsid w:val="005F66C8"/>
    <w:rsid w:val="005F769E"/>
    <w:rsid w:val="00633307"/>
    <w:rsid w:val="00650C6E"/>
    <w:rsid w:val="00684AC9"/>
    <w:rsid w:val="006A18FC"/>
    <w:rsid w:val="006D524C"/>
    <w:rsid w:val="006D6F10"/>
    <w:rsid w:val="006E1BAC"/>
    <w:rsid w:val="006E5C25"/>
    <w:rsid w:val="006E5CE1"/>
    <w:rsid w:val="006E7925"/>
    <w:rsid w:val="006F5309"/>
    <w:rsid w:val="007641E0"/>
    <w:rsid w:val="007A144B"/>
    <w:rsid w:val="0081432E"/>
    <w:rsid w:val="0084171E"/>
    <w:rsid w:val="0086148E"/>
    <w:rsid w:val="008B02C6"/>
    <w:rsid w:val="008B13AA"/>
    <w:rsid w:val="008C305A"/>
    <w:rsid w:val="008C6911"/>
    <w:rsid w:val="008E2D5A"/>
    <w:rsid w:val="0096023D"/>
    <w:rsid w:val="00994E88"/>
    <w:rsid w:val="009C7006"/>
    <w:rsid w:val="00A00B20"/>
    <w:rsid w:val="00A23E1E"/>
    <w:rsid w:val="00A4591B"/>
    <w:rsid w:val="00A55C5F"/>
    <w:rsid w:val="00A74F26"/>
    <w:rsid w:val="00AD1958"/>
    <w:rsid w:val="00AF0091"/>
    <w:rsid w:val="00AF4EAD"/>
    <w:rsid w:val="00B07959"/>
    <w:rsid w:val="00B4615D"/>
    <w:rsid w:val="00B47B24"/>
    <w:rsid w:val="00B9505E"/>
    <w:rsid w:val="00BC3103"/>
    <w:rsid w:val="00BD6577"/>
    <w:rsid w:val="00BF214B"/>
    <w:rsid w:val="00C0226C"/>
    <w:rsid w:val="00C07169"/>
    <w:rsid w:val="00C2451D"/>
    <w:rsid w:val="00C30AB6"/>
    <w:rsid w:val="00C42CFD"/>
    <w:rsid w:val="00C452E9"/>
    <w:rsid w:val="00C5025C"/>
    <w:rsid w:val="00CC4AE3"/>
    <w:rsid w:val="00CD3324"/>
    <w:rsid w:val="00CE7716"/>
    <w:rsid w:val="00D0391C"/>
    <w:rsid w:val="00D26643"/>
    <w:rsid w:val="00D615F7"/>
    <w:rsid w:val="00D62326"/>
    <w:rsid w:val="00D964E4"/>
    <w:rsid w:val="00D968FC"/>
    <w:rsid w:val="00D97374"/>
    <w:rsid w:val="00DA3DB1"/>
    <w:rsid w:val="00DB7CAD"/>
    <w:rsid w:val="00DC2055"/>
    <w:rsid w:val="00DD0794"/>
    <w:rsid w:val="00DE1327"/>
    <w:rsid w:val="00DE2ABE"/>
    <w:rsid w:val="00DF78E3"/>
    <w:rsid w:val="00E01D15"/>
    <w:rsid w:val="00E13A9F"/>
    <w:rsid w:val="00E36845"/>
    <w:rsid w:val="00E4470F"/>
    <w:rsid w:val="00E61690"/>
    <w:rsid w:val="00E67682"/>
    <w:rsid w:val="00E7283D"/>
    <w:rsid w:val="00EB19E2"/>
    <w:rsid w:val="00ED5896"/>
    <w:rsid w:val="00EF1302"/>
    <w:rsid w:val="00F212D7"/>
    <w:rsid w:val="00F63311"/>
    <w:rsid w:val="00F71BD7"/>
    <w:rsid w:val="00F71CA0"/>
    <w:rsid w:val="00FC3DBF"/>
    <w:rsid w:val="00FE7533"/>
    <w:rsid w:val="00FF4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3FC0D"/>
  <w15:docId w15:val="{B6CD896E-C7D3-47F4-960B-3D7850F4B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E7716"/>
    <w:pPr>
      <w:ind w:left="720"/>
      <w:contextualSpacing/>
    </w:pPr>
  </w:style>
  <w:style w:type="numbering" w:customStyle="1" w:styleId="CurrentList1">
    <w:name w:val="Current List1"/>
    <w:uiPriority w:val="99"/>
    <w:rsid w:val="00CE7716"/>
    <w:pPr>
      <w:numPr>
        <w:numId w:val="3"/>
      </w:numPr>
    </w:pPr>
  </w:style>
  <w:style w:type="paragraph" w:styleId="NormalWeb">
    <w:name w:val="Normal (Web)"/>
    <w:basedOn w:val="Normal"/>
    <w:uiPriority w:val="99"/>
    <w:semiHidden/>
    <w:unhideWhenUsed/>
    <w:rsid w:val="00C5025C"/>
    <w:rPr>
      <w:rFonts w:ascii="Times New Roman" w:hAnsi="Times New Roman" w:cs="Times New Roman"/>
      <w:sz w:val="24"/>
      <w:szCs w:val="24"/>
    </w:rPr>
  </w:style>
  <w:style w:type="character" w:styleId="Hyperlink">
    <w:name w:val="Hyperlink"/>
    <w:basedOn w:val="DefaultParagraphFont"/>
    <w:uiPriority w:val="99"/>
    <w:unhideWhenUsed/>
    <w:rsid w:val="000D4479"/>
    <w:rPr>
      <w:color w:val="0000FF" w:themeColor="hyperlink"/>
      <w:u w:val="single"/>
    </w:rPr>
  </w:style>
  <w:style w:type="character" w:styleId="UnresolvedMention">
    <w:name w:val="Unresolved Mention"/>
    <w:basedOn w:val="DefaultParagraphFont"/>
    <w:uiPriority w:val="99"/>
    <w:semiHidden/>
    <w:unhideWhenUsed/>
    <w:rsid w:val="000D4479"/>
    <w:rPr>
      <w:color w:val="605E5C"/>
      <w:shd w:val="clear" w:color="auto" w:fill="E1DFDD"/>
    </w:rPr>
  </w:style>
  <w:style w:type="paragraph" w:styleId="Revision">
    <w:name w:val="Revision"/>
    <w:hidden/>
    <w:uiPriority w:val="99"/>
    <w:semiHidden/>
    <w:rsid w:val="002B08FE"/>
    <w:pPr>
      <w:spacing w:line="240" w:lineRule="auto"/>
    </w:pPr>
  </w:style>
  <w:style w:type="character" w:styleId="CommentReference">
    <w:name w:val="annotation reference"/>
    <w:basedOn w:val="DefaultParagraphFont"/>
    <w:uiPriority w:val="99"/>
    <w:semiHidden/>
    <w:unhideWhenUsed/>
    <w:rsid w:val="002B08FE"/>
    <w:rPr>
      <w:sz w:val="16"/>
      <w:szCs w:val="16"/>
    </w:rPr>
  </w:style>
  <w:style w:type="paragraph" w:styleId="CommentText">
    <w:name w:val="annotation text"/>
    <w:basedOn w:val="Normal"/>
    <w:link w:val="CommentTextChar"/>
    <w:uiPriority w:val="99"/>
    <w:semiHidden/>
    <w:unhideWhenUsed/>
    <w:rsid w:val="002B08FE"/>
    <w:pPr>
      <w:spacing w:line="240" w:lineRule="auto"/>
    </w:pPr>
    <w:rPr>
      <w:sz w:val="20"/>
      <w:szCs w:val="20"/>
    </w:rPr>
  </w:style>
  <w:style w:type="character" w:customStyle="1" w:styleId="CommentTextChar">
    <w:name w:val="Comment Text Char"/>
    <w:basedOn w:val="DefaultParagraphFont"/>
    <w:link w:val="CommentText"/>
    <w:uiPriority w:val="99"/>
    <w:semiHidden/>
    <w:rsid w:val="002B08FE"/>
    <w:rPr>
      <w:sz w:val="20"/>
      <w:szCs w:val="20"/>
    </w:rPr>
  </w:style>
  <w:style w:type="paragraph" w:styleId="CommentSubject">
    <w:name w:val="annotation subject"/>
    <w:basedOn w:val="CommentText"/>
    <w:next w:val="CommentText"/>
    <w:link w:val="CommentSubjectChar"/>
    <w:uiPriority w:val="99"/>
    <w:semiHidden/>
    <w:unhideWhenUsed/>
    <w:rsid w:val="002B08FE"/>
    <w:rPr>
      <w:b/>
      <w:bCs/>
    </w:rPr>
  </w:style>
  <w:style w:type="character" w:customStyle="1" w:styleId="CommentSubjectChar">
    <w:name w:val="Comment Subject Char"/>
    <w:basedOn w:val="CommentTextChar"/>
    <w:link w:val="CommentSubject"/>
    <w:uiPriority w:val="99"/>
    <w:semiHidden/>
    <w:rsid w:val="002B08FE"/>
    <w:rPr>
      <w:b/>
      <w:bCs/>
      <w:sz w:val="20"/>
      <w:szCs w:val="20"/>
    </w:rPr>
  </w:style>
  <w:style w:type="paragraph" w:styleId="Header">
    <w:name w:val="header"/>
    <w:basedOn w:val="Normal"/>
    <w:link w:val="HeaderChar"/>
    <w:uiPriority w:val="99"/>
    <w:unhideWhenUsed/>
    <w:rsid w:val="007A144B"/>
    <w:pPr>
      <w:tabs>
        <w:tab w:val="center" w:pos="4680"/>
        <w:tab w:val="right" w:pos="9360"/>
      </w:tabs>
      <w:spacing w:line="240" w:lineRule="auto"/>
    </w:pPr>
  </w:style>
  <w:style w:type="character" w:customStyle="1" w:styleId="HeaderChar">
    <w:name w:val="Header Char"/>
    <w:basedOn w:val="DefaultParagraphFont"/>
    <w:link w:val="Header"/>
    <w:uiPriority w:val="99"/>
    <w:rsid w:val="007A144B"/>
  </w:style>
  <w:style w:type="paragraph" w:styleId="Footer">
    <w:name w:val="footer"/>
    <w:basedOn w:val="Normal"/>
    <w:link w:val="FooterChar"/>
    <w:uiPriority w:val="99"/>
    <w:unhideWhenUsed/>
    <w:rsid w:val="007A144B"/>
    <w:pPr>
      <w:tabs>
        <w:tab w:val="center" w:pos="4680"/>
        <w:tab w:val="right" w:pos="9360"/>
      </w:tabs>
      <w:spacing w:line="240" w:lineRule="auto"/>
    </w:pPr>
  </w:style>
  <w:style w:type="character" w:customStyle="1" w:styleId="FooterChar">
    <w:name w:val="Footer Char"/>
    <w:basedOn w:val="DefaultParagraphFont"/>
    <w:link w:val="Footer"/>
    <w:uiPriority w:val="99"/>
    <w:rsid w:val="007A1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81712">
      <w:bodyDiv w:val="1"/>
      <w:marLeft w:val="0"/>
      <w:marRight w:val="0"/>
      <w:marTop w:val="0"/>
      <w:marBottom w:val="0"/>
      <w:divBdr>
        <w:top w:val="none" w:sz="0" w:space="0" w:color="auto"/>
        <w:left w:val="none" w:sz="0" w:space="0" w:color="auto"/>
        <w:bottom w:val="none" w:sz="0" w:space="0" w:color="auto"/>
        <w:right w:val="none" w:sz="0" w:space="0" w:color="auto"/>
      </w:divBdr>
    </w:div>
    <w:div w:id="101388457">
      <w:bodyDiv w:val="1"/>
      <w:marLeft w:val="0"/>
      <w:marRight w:val="0"/>
      <w:marTop w:val="0"/>
      <w:marBottom w:val="0"/>
      <w:divBdr>
        <w:top w:val="none" w:sz="0" w:space="0" w:color="auto"/>
        <w:left w:val="none" w:sz="0" w:space="0" w:color="auto"/>
        <w:bottom w:val="none" w:sz="0" w:space="0" w:color="auto"/>
        <w:right w:val="none" w:sz="0" w:space="0" w:color="auto"/>
      </w:divBdr>
    </w:div>
    <w:div w:id="204105123">
      <w:bodyDiv w:val="1"/>
      <w:marLeft w:val="0"/>
      <w:marRight w:val="0"/>
      <w:marTop w:val="0"/>
      <w:marBottom w:val="0"/>
      <w:divBdr>
        <w:top w:val="none" w:sz="0" w:space="0" w:color="auto"/>
        <w:left w:val="none" w:sz="0" w:space="0" w:color="auto"/>
        <w:bottom w:val="none" w:sz="0" w:space="0" w:color="auto"/>
        <w:right w:val="none" w:sz="0" w:space="0" w:color="auto"/>
      </w:divBdr>
    </w:div>
    <w:div w:id="213080587">
      <w:bodyDiv w:val="1"/>
      <w:marLeft w:val="0"/>
      <w:marRight w:val="0"/>
      <w:marTop w:val="0"/>
      <w:marBottom w:val="0"/>
      <w:divBdr>
        <w:top w:val="none" w:sz="0" w:space="0" w:color="auto"/>
        <w:left w:val="none" w:sz="0" w:space="0" w:color="auto"/>
        <w:bottom w:val="none" w:sz="0" w:space="0" w:color="auto"/>
        <w:right w:val="none" w:sz="0" w:space="0" w:color="auto"/>
      </w:divBdr>
    </w:div>
    <w:div w:id="226111057">
      <w:bodyDiv w:val="1"/>
      <w:marLeft w:val="0"/>
      <w:marRight w:val="0"/>
      <w:marTop w:val="0"/>
      <w:marBottom w:val="0"/>
      <w:divBdr>
        <w:top w:val="none" w:sz="0" w:space="0" w:color="auto"/>
        <w:left w:val="none" w:sz="0" w:space="0" w:color="auto"/>
        <w:bottom w:val="none" w:sz="0" w:space="0" w:color="auto"/>
        <w:right w:val="none" w:sz="0" w:space="0" w:color="auto"/>
      </w:divBdr>
    </w:div>
    <w:div w:id="287007857">
      <w:bodyDiv w:val="1"/>
      <w:marLeft w:val="0"/>
      <w:marRight w:val="0"/>
      <w:marTop w:val="0"/>
      <w:marBottom w:val="0"/>
      <w:divBdr>
        <w:top w:val="none" w:sz="0" w:space="0" w:color="auto"/>
        <w:left w:val="none" w:sz="0" w:space="0" w:color="auto"/>
        <w:bottom w:val="none" w:sz="0" w:space="0" w:color="auto"/>
        <w:right w:val="none" w:sz="0" w:space="0" w:color="auto"/>
      </w:divBdr>
    </w:div>
    <w:div w:id="514340839">
      <w:bodyDiv w:val="1"/>
      <w:marLeft w:val="0"/>
      <w:marRight w:val="0"/>
      <w:marTop w:val="0"/>
      <w:marBottom w:val="0"/>
      <w:divBdr>
        <w:top w:val="none" w:sz="0" w:space="0" w:color="auto"/>
        <w:left w:val="none" w:sz="0" w:space="0" w:color="auto"/>
        <w:bottom w:val="none" w:sz="0" w:space="0" w:color="auto"/>
        <w:right w:val="none" w:sz="0" w:space="0" w:color="auto"/>
      </w:divBdr>
    </w:div>
    <w:div w:id="545683082">
      <w:bodyDiv w:val="1"/>
      <w:marLeft w:val="0"/>
      <w:marRight w:val="0"/>
      <w:marTop w:val="0"/>
      <w:marBottom w:val="0"/>
      <w:divBdr>
        <w:top w:val="none" w:sz="0" w:space="0" w:color="auto"/>
        <w:left w:val="none" w:sz="0" w:space="0" w:color="auto"/>
        <w:bottom w:val="none" w:sz="0" w:space="0" w:color="auto"/>
        <w:right w:val="none" w:sz="0" w:space="0" w:color="auto"/>
      </w:divBdr>
    </w:div>
    <w:div w:id="570041858">
      <w:bodyDiv w:val="1"/>
      <w:marLeft w:val="0"/>
      <w:marRight w:val="0"/>
      <w:marTop w:val="0"/>
      <w:marBottom w:val="0"/>
      <w:divBdr>
        <w:top w:val="none" w:sz="0" w:space="0" w:color="auto"/>
        <w:left w:val="none" w:sz="0" w:space="0" w:color="auto"/>
        <w:bottom w:val="none" w:sz="0" w:space="0" w:color="auto"/>
        <w:right w:val="none" w:sz="0" w:space="0" w:color="auto"/>
      </w:divBdr>
    </w:div>
    <w:div w:id="585040408">
      <w:bodyDiv w:val="1"/>
      <w:marLeft w:val="0"/>
      <w:marRight w:val="0"/>
      <w:marTop w:val="0"/>
      <w:marBottom w:val="0"/>
      <w:divBdr>
        <w:top w:val="none" w:sz="0" w:space="0" w:color="auto"/>
        <w:left w:val="none" w:sz="0" w:space="0" w:color="auto"/>
        <w:bottom w:val="none" w:sz="0" w:space="0" w:color="auto"/>
        <w:right w:val="none" w:sz="0" w:space="0" w:color="auto"/>
      </w:divBdr>
    </w:div>
    <w:div w:id="663901445">
      <w:bodyDiv w:val="1"/>
      <w:marLeft w:val="0"/>
      <w:marRight w:val="0"/>
      <w:marTop w:val="0"/>
      <w:marBottom w:val="0"/>
      <w:divBdr>
        <w:top w:val="none" w:sz="0" w:space="0" w:color="auto"/>
        <w:left w:val="none" w:sz="0" w:space="0" w:color="auto"/>
        <w:bottom w:val="none" w:sz="0" w:space="0" w:color="auto"/>
        <w:right w:val="none" w:sz="0" w:space="0" w:color="auto"/>
      </w:divBdr>
    </w:div>
    <w:div w:id="801071623">
      <w:bodyDiv w:val="1"/>
      <w:marLeft w:val="0"/>
      <w:marRight w:val="0"/>
      <w:marTop w:val="0"/>
      <w:marBottom w:val="0"/>
      <w:divBdr>
        <w:top w:val="none" w:sz="0" w:space="0" w:color="auto"/>
        <w:left w:val="none" w:sz="0" w:space="0" w:color="auto"/>
        <w:bottom w:val="none" w:sz="0" w:space="0" w:color="auto"/>
        <w:right w:val="none" w:sz="0" w:space="0" w:color="auto"/>
      </w:divBdr>
    </w:div>
    <w:div w:id="836649724">
      <w:bodyDiv w:val="1"/>
      <w:marLeft w:val="0"/>
      <w:marRight w:val="0"/>
      <w:marTop w:val="0"/>
      <w:marBottom w:val="0"/>
      <w:divBdr>
        <w:top w:val="none" w:sz="0" w:space="0" w:color="auto"/>
        <w:left w:val="none" w:sz="0" w:space="0" w:color="auto"/>
        <w:bottom w:val="none" w:sz="0" w:space="0" w:color="auto"/>
        <w:right w:val="none" w:sz="0" w:space="0" w:color="auto"/>
      </w:divBdr>
    </w:div>
    <w:div w:id="964577995">
      <w:bodyDiv w:val="1"/>
      <w:marLeft w:val="0"/>
      <w:marRight w:val="0"/>
      <w:marTop w:val="0"/>
      <w:marBottom w:val="0"/>
      <w:divBdr>
        <w:top w:val="none" w:sz="0" w:space="0" w:color="auto"/>
        <w:left w:val="none" w:sz="0" w:space="0" w:color="auto"/>
        <w:bottom w:val="none" w:sz="0" w:space="0" w:color="auto"/>
        <w:right w:val="none" w:sz="0" w:space="0" w:color="auto"/>
      </w:divBdr>
    </w:div>
    <w:div w:id="1063866982">
      <w:bodyDiv w:val="1"/>
      <w:marLeft w:val="0"/>
      <w:marRight w:val="0"/>
      <w:marTop w:val="0"/>
      <w:marBottom w:val="0"/>
      <w:divBdr>
        <w:top w:val="none" w:sz="0" w:space="0" w:color="auto"/>
        <w:left w:val="none" w:sz="0" w:space="0" w:color="auto"/>
        <w:bottom w:val="none" w:sz="0" w:space="0" w:color="auto"/>
        <w:right w:val="none" w:sz="0" w:space="0" w:color="auto"/>
      </w:divBdr>
    </w:div>
    <w:div w:id="1072462598">
      <w:bodyDiv w:val="1"/>
      <w:marLeft w:val="0"/>
      <w:marRight w:val="0"/>
      <w:marTop w:val="0"/>
      <w:marBottom w:val="0"/>
      <w:divBdr>
        <w:top w:val="none" w:sz="0" w:space="0" w:color="auto"/>
        <w:left w:val="none" w:sz="0" w:space="0" w:color="auto"/>
        <w:bottom w:val="none" w:sz="0" w:space="0" w:color="auto"/>
        <w:right w:val="none" w:sz="0" w:space="0" w:color="auto"/>
      </w:divBdr>
    </w:div>
    <w:div w:id="1096091883">
      <w:bodyDiv w:val="1"/>
      <w:marLeft w:val="0"/>
      <w:marRight w:val="0"/>
      <w:marTop w:val="0"/>
      <w:marBottom w:val="0"/>
      <w:divBdr>
        <w:top w:val="none" w:sz="0" w:space="0" w:color="auto"/>
        <w:left w:val="none" w:sz="0" w:space="0" w:color="auto"/>
        <w:bottom w:val="none" w:sz="0" w:space="0" w:color="auto"/>
        <w:right w:val="none" w:sz="0" w:space="0" w:color="auto"/>
      </w:divBdr>
    </w:div>
    <w:div w:id="1204440077">
      <w:bodyDiv w:val="1"/>
      <w:marLeft w:val="0"/>
      <w:marRight w:val="0"/>
      <w:marTop w:val="0"/>
      <w:marBottom w:val="0"/>
      <w:divBdr>
        <w:top w:val="none" w:sz="0" w:space="0" w:color="auto"/>
        <w:left w:val="none" w:sz="0" w:space="0" w:color="auto"/>
        <w:bottom w:val="none" w:sz="0" w:space="0" w:color="auto"/>
        <w:right w:val="none" w:sz="0" w:space="0" w:color="auto"/>
      </w:divBdr>
    </w:div>
    <w:div w:id="1262255848">
      <w:bodyDiv w:val="1"/>
      <w:marLeft w:val="0"/>
      <w:marRight w:val="0"/>
      <w:marTop w:val="0"/>
      <w:marBottom w:val="0"/>
      <w:divBdr>
        <w:top w:val="none" w:sz="0" w:space="0" w:color="auto"/>
        <w:left w:val="none" w:sz="0" w:space="0" w:color="auto"/>
        <w:bottom w:val="none" w:sz="0" w:space="0" w:color="auto"/>
        <w:right w:val="none" w:sz="0" w:space="0" w:color="auto"/>
      </w:divBdr>
    </w:div>
    <w:div w:id="1457943255">
      <w:bodyDiv w:val="1"/>
      <w:marLeft w:val="0"/>
      <w:marRight w:val="0"/>
      <w:marTop w:val="0"/>
      <w:marBottom w:val="0"/>
      <w:divBdr>
        <w:top w:val="none" w:sz="0" w:space="0" w:color="auto"/>
        <w:left w:val="none" w:sz="0" w:space="0" w:color="auto"/>
        <w:bottom w:val="none" w:sz="0" w:space="0" w:color="auto"/>
        <w:right w:val="none" w:sz="0" w:space="0" w:color="auto"/>
      </w:divBdr>
    </w:div>
    <w:div w:id="1496913486">
      <w:bodyDiv w:val="1"/>
      <w:marLeft w:val="0"/>
      <w:marRight w:val="0"/>
      <w:marTop w:val="0"/>
      <w:marBottom w:val="0"/>
      <w:divBdr>
        <w:top w:val="none" w:sz="0" w:space="0" w:color="auto"/>
        <w:left w:val="none" w:sz="0" w:space="0" w:color="auto"/>
        <w:bottom w:val="none" w:sz="0" w:space="0" w:color="auto"/>
        <w:right w:val="none" w:sz="0" w:space="0" w:color="auto"/>
      </w:divBdr>
    </w:div>
    <w:div w:id="1568420717">
      <w:bodyDiv w:val="1"/>
      <w:marLeft w:val="0"/>
      <w:marRight w:val="0"/>
      <w:marTop w:val="0"/>
      <w:marBottom w:val="0"/>
      <w:divBdr>
        <w:top w:val="none" w:sz="0" w:space="0" w:color="auto"/>
        <w:left w:val="none" w:sz="0" w:space="0" w:color="auto"/>
        <w:bottom w:val="none" w:sz="0" w:space="0" w:color="auto"/>
        <w:right w:val="none" w:sz="0" w:space="0" w:color="auto"/>
      </w:divBdr>
    </w:div>
    <w:div w:id="1597446067">
      <w:bodyDiv w:val="1"/>
      <w:marLeft w:val="0"/>
      <w:marRight w:val="0"/>
      <w:marTop w:val="0"/>
      <w:marBottom w:val="0"/>
      <w:divBdr>
        <w:top w:val="none" w:sz="0" w:space="0" w:color="auto"/>
        <w:left w:val="none" w:sz="0" w:space="0" w:color="auto"/>
        <w:bottom w:val="none" w:sz="0" w:space="0" w:color="auto"/>
        <w:right w:val="none" w:sz="0" w:space="0" w:color="auto"/>
      </w:divBdr>
    </w:div>
    <w:div w:id="1638486103">
      <w:bodyDiv w:val="1"/>
      <w:marLeft w:val="0"/>
      <w:marRight w:val="0"/>
      <w:marTop w:val="0"/>
      <w:marBottom w:val="0"/>
      <w:divBdr>
        <w:top w:val="none" w:sz="0" w:space="0" w:color="auto"/>
        <w:left w:val="none" w:sz="0" w:space="0" w:color="auto"/>
        <w:bottom w:val="none" w:sz="0" w:space="0" w:color="auto"/>
        <w:right w:val="none" w:sz="0" w:space="0" w:color="auto"/>
      </w:divBdr>
    </w:div>
    <w:div w:id="1753350941">
      <w:bodyDiv w:val="1"/>
      <w:marLeft w:val="0"/>
      <w:marRight w:val="0"/>
      <w:marTop w:val="0"/>
      <w:marBottom w:val="0"/>
      <w:divBdr>
        <w:top w:val="none" w:sz="0" w:space="0" w:color="auto"/>
        <w:left w:val="none" w:sz="0" w:space="0" w:color="auto"/>
        <w:bottom w:val="none" w:sz="0" w:space="0" w:color="auto"/>
        <w:right w:val="none" w:sz="0" w:space="0" w:color="auto"/>
      </w:divBdr>
    </w:div>
    <w:div w:id="1763183946">
      <w:bodyDiv w:val="1"/>
      <w:marLeft w:val="0"/>
      <w:marRight w:val="0"/>
      <w:marTop w:val="0"/>
      <w:marBottom w:val="0"/>
      <w:divBdr>
        <w:top w:val="none" w:sz="0" w:space="0" w:color="auto"/>
        <w:left w:val="none" w:sz="0" w:space="0" w:color="auto"/>
        <w:bottom w:val="none" w:sz="0" w:space="0" w:color="auto"/>
        <w:right w:val="none" w:sz="0" w:space="0" w:color="auto"/>
      </w:divBdr>
    </w:div>
    <w:div w:id="1770466001">
      <w:bodyDiv w:val="1"/>
      <w:marLeft w:val="0"/>
      <w:marRight w:val="0"/>
      <w:marTop w:val="0"/>
      <w:marBottom w:val="0"/>
      <w:divBdr>
        <w:top w:val="none" w:sz="0" w:space="0" w:color="auto"/>
        <w:left w:val="none" w:sz="0" w:space="0" w:color="auto"/>
        <w:bottom w:val="none" w:sz="0" w:space="0" w:color="auto"/>
        <w:right w:val="none" w:sz="0" w:space="0" w:color="auto"/>
      </w:divBdr>
    </w:div>
    <w:div w:id="1807773418">
      <w:bodyDiv w:val="1"/>
      <w:marLeft w:val="0"/>
      <w:marRight w:val="0"/>
      <w:marTop w:val="0"/>
      <w:marBottom w:val="0"/>
      <w:divBdr>
        <w:top w:val="none" w:sz="0" w:space="0" w:color="auto"/>
        <w:left w:val="none" w:sz="0" w:space="0" w:color="auto"/>
        <w:bottom w:val="none" w:sz="0" w:space="0" w:color="auto"/>
        <w:right w:val="none" w:sz="0" w:space="0" w:color="auto"/>
      </w:divBdr>
    </w:div>
    <w:div w:id="1813909317">
      <w:bodyDiv w:val="1"/>
      <w:marLeft w:val="0"/>
      <w:marRight w:val="0"/>
      <w:marTop w:val="0"/>
      <w:marBottom w:val="0"/>
      <w:divBdr>
        <w:top w:val="none" w:sz="0" w:space="0" w:color="auto"/>
        <w:left w:val="none" w:sz="0" w:space="0" w:color="auto"/>
        <w:bottom w:val="none" w:sz="0" w:space="0" w:color="auto"/>
        <w:right w:val="none" w:sz="0" w:space="0" w:color="auto"/>
      </w:divBdr>
    </w:div>
    <w:div w:id="1869489702">
      <w:bodyDiv w:val="1"/>
      <w:marLeft w:val="0"/>
      <w:marRight w:val="0"/>
      <w:marTop w:val="0"/>
      <w:marBottom w:val="0"/>
      <w:divBdr>
        <w:top w:val="none" w:sz="0" w:space="0" w:color="auto"/>
        <w:left w:val="none" w:sz="0" w:space="0" w:color="auto"/>
        <w:bottom w:val="none" w:sz="0" w:space="0" w:color="auto"/>
        <w:right w:val="none" w:sz="0" w:space="0" w:color="auto"/>
      </w:divBdr>
    </w:div>
    <w:div w:id="2117553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hyperlink" Target="https://nur.nu.edu.kz/items/4f866d58-ad24-4dbc-94e4-3eda2000f719" TargetMode="Externa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Variants</a:t>
            </a:r>
            <a:r>
              <a:rPr lang="en-US" baseline="0"/>
              <a:t> of "PILLOW"</a:t>
            </a:r>
            <a:r>
              <a:rPr lang="ru-RU" baseline="0"/>
              <a:t> </a:t>
            </a:r>
            <a:r>
              <a:rPr lang="en-US" baseline="0"/>
              <a:t>by region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percentStacked"/>
        <c:varyColors val="0"/>
        <c:ser>
          <c:idx val="0"/>
          <c:order val="0"/>
          <c:tx>
            <c:strRef>
              <c:f>Sheet1!$B$1</c:f>
              <c:strCache>
                <c:ptCount val="1"/>
                <c:pt idx="0">
                  <c:v>Жастық</c:v>
                </c:pt>
              </c:strCache>
            </c:strRef>
          </c:tx>
          <c:spPr>
            <a:solidFill>
              <a:schemeClr val="accent1"/>
            </a:solidFill>
            <a:ln>
              <a:noFill/>
            </a:ln>
            <a:effectLst/>
          </c:spPr>
          <c:invertIfNegative val="0"/>
          <c:cat>
            <c:strRef>
              <c:f>Sheet1!$A$2:$A$4</c:f>
              <c:strCache>
                <c:ptCount val="3"/>
                <c:pt idx="0">
                  <c:v> Southern</c:v>
                </c:pt>
                <c:pt idx="1">
                  <c:v> Western</c:v>
                </c:pt>
                <c:pt idx="2">
                  <c:v>Northeastern</c:v>
                </c:pt>
              </c:strCache>
            </c:strRef>
          </c:cat>
          <c:val>
            <c:numRef>
              <c:f>Sheet1!$B$2:$B$4</c:f>
              <c:numCache>
                <c:formatCode>General</c:formatCode>
                <c:ptCount val="3"/>
                <c:pt idx="0">
                  <c:v>9.35</c:v>
                </c:pt>
                <c:pt idx="1">
                  <c:v>2.5</c:v>
                </c:pt>
                <c:pt idx="2">
                  <c:v>8.89</c:v>
                </c:pt>
              </c:numCache>
            </c:numRef>
          </c:val>
          <c:extLst>
            <c:ext xmlns:c16="http://schemas.microsoft.com/office/drawing/2014/chart" uri="{C3380CC4-5D6E-409C-BE32-E72D297353CC}">
              <c16:uniqueId val="{00000000-83AF-4723-B857-9F0A09460C20}"/>
            </c:ext>
          </c:extLst>
        </c:ser>
        <c:ser>
          <c:idx val="1"/>
          <c:order val="1"/>
          <c:tx>
            <c:strRef>
              <c:f>Sheet1!$C$1</c:f>
              <c:strCache>
                <c:ptCount val="1"/>
                <c:pt idx="0">
                  <c:v>Көпшік</c:v>
                </c:pt>
              </c:strCache>
            </c:strRef>
          </c:tx>
          <c:spPr>
            <a:solidFill>
              <a:schemeClr val="accent2"/>
            </a:solidFill>
            <a:ln>
              <a:noFill/>
            </a:ln>
            <a:effectLst/>
          </c:spPr>
          <c:invertIfNegative val="0"/>
          <c:cat>
            <c:strRef>
              <c:f>Sheet1!$A$2:$A$4</c:f>
              <c:strCache>
                <c:ptCount val="3"/>
                <c:pt idx="0">
                  <c:v> Southern</c:v>
                </c:pt>
                <c:pt idx="1">
                  <c:v> Western</c:v>
                </c:pt>
                <c:pt idx="2">
                  <c:v>Northeastern</c:v>
                </c:pt>
              </c:strCache>
            </c:strRef>
          </c:cat>
          <c:val>
            <c:numRef>
              <c:f>Sheet1!$C$2:$C$4</c:f>
              <c:numCache>
                <c:formatCode>General</c:formatCode>
                <c:ptCount val="3"/>
                <c:pt idx="0">
                  <c:v>1.1000000000000001</c:v>
                </c:pt>
                <c:pt idx="1">
                  <c:v>7.5</c:v>
                </c:pt>
                <c:pt idx="2">
                  <c:v>1.1100000000000001</c:v>
                </c:pt>
              </c:numCache>
            </c:numRef>
          </c:val>
          <c:extLst>
            <c:ext xmlns:c16="http://schemas.microsoft.com/office/drawing/2014/chart" uri="{C3380CC4-5D6E-409C-BE32-E72D297353CC}">
              <c16:uniqueId val="{00000001-83AF-4723-B857-9F0A09460C20}"/>
            </c:ext>
          </c:extLst>
        </c:ser>
        <c:ser>
          <c:idx val="2"/>
          <c:order val="2"/>
          <c:tx>
            <c:strRef>
              <c:f>Sheet1!$D$1</c:f>
              <c:strCache>
                <c:ptCount val="1"/>
                <c:pt idx="0">
                  <c:v>Подушка</c:v>
                </c:pt>
              </c:strCache>
            </c:strRef>
          </c:tx>
          <c:spPr>
            <a:solidFill>
              <a:schemeClr val="accent3"/>
            </a:solidFill>
            <a:ln>
              <a:noFill/>
            </a:ln>
            <a:effectLst/>
          </c:spPr>
          <c:invertIfNegative val="0"/>
          <c:cat>
            <c:strRef>
              <c:f>Sheet1!$A$2:$A$4</c:f>
              <c:strCache>
                <c:ptCount val="3"/>
                <c:pt idx="0">
                  <c:v> Southern</c:v>
                </c:pt>
                <c:pt idx="1">
                  <c:v> Western</c:v>
                </c:pt>
                <c:pt idx="2">
                  <c:v>Northeastern</c:v>
                </c:pt>
              </c:strCache>
            </c:strRef>
          </c:cat>
          <c:val>
            <c:numRef>
              <c:f>Sheet1!$D$2:$D$4</c:f>
              <c:numCache>
                <c:formatCode>General</c:formatCode>
                <c:ptCount val="3"/>
                <c:pt idx="0">
                  <c:v>0.65</c:v>
                </c:pt>
                <c:pt idx="1">
                  <c:v>0</c:v>
                </c:pt>
                <c:pt idx="2">
                  <c:v>0</c:v>
                </c:pt>
              </c:numCache>
            </c:numRef>
          </c:val>
          <c:extLst>
            <c:ext xmlns:c16="http://schemas.microsoft.com/office/drawing/2014/chart" uri="{C3380CC4-5D6E-409C-BE32-E72D297353CC}">
              <c16:uniqueId val="{00000002-83AF-4723-B857-9F0A09460C20}"/>
            </c:ext>
          </c:extLst>
        </c:ser>
        <c:dLbls>
          <c:showLegendKey val="0"/>
          <c:showVal val="0"/>
          <c:showCatName val="0"/>
          <c:showSerName val="0"/>
          <c:showPercent val="0"/>
          <c:showBubbleSize val="0"/>
        </c:dLbls>
        <c:gapWidth val="150"/>
        <c:overlap val="100"/>
        <c:axId val="620825167"/>
        <c:axId val="620826607"/>
      </c:barChart>
      <c:catAx>
        <c:axId val="620825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6607"/>
        <c:crosses val="autoZero"/>
        <c:auto val="1"/>
        <c:lblAlgn val="ctr"/>
        <c:lblOffset val="100"/>
        <c:noMultiLvlLbl val="0"/>
      </c:catAx>
      <c:valAx>
        <c:axId val="620826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Usage</a:t>
                </a:r>
                <a:r>
                  <a:rPr lang="en-US" baseline="0"/>
                  <a:t> frequeency</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5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Variants of "TOWEL"</a:t>
            </a:r>
            <a:r>
              <a:rPr lang="ru-RU" sz="1400" b="0" i="0" u="none" strike="noStrike" kern="1200" spc="0" baseline="0">
                <a:solidFill>
                  <a:sysClr val="windowText" lastClr="000000">
                    <a:lumMod val="65000"/>
                    <a:lumOff val="35000"/>
                  </a:sysClr>
                </a:solidFill>
              </a:rPr>
              <a:t> </a:t>
            </a:r>
            <a:r>
              <a:rPr lang="en-US" sz="1400" b="0" i="0" u="none" strike="noStrike" kern="1200" spc="0" baseline="0">
                <a:solidFill>
                  <a:sysClr val="windowText" lastClr="000000">
                    <a:lumMod val="65000"/>
                    <a:lumOff val="35000"/>
                  </a:sysClr>
                </a:solidFill>
              </a:rPr>
              <a:t>by region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percentStacked"/>
        <c:varyColors val="0"/>
        <c:ser>
          <c:idx val="3"/>
          <c:order val="0"/>
          <c:tx>
            <c:strRef>
              <c:f>Sheet1!$E$1</c:f>
              <c:strCache>
                <c:ptCount val="1"/>
                <c:pt idx="0">
                  <c:v>Сүлгі</c:v>
                </c:pt>
              </c:strCache>
            </c:strRef>
          </c:tx>
          <c:spPr>
            <a:solidFill>
              <a:schemeClr val="accent4"/>
            </a:solidFill>
            <a:ln>
              <a:noFill/>
            </a:ln>
            <a:effectLst/>
          </c:spPr>
          <c:invertIfNegative val="0"/>
          <c:cat>
            <c:strRef>
              <c:f>Sheet1!$A$2:$A$4</c:f>
              <c:strCache>
                <c:ptCount val="3"/>
                <c:pt idx="0">
                  <c:v> Southern</c:v>
                </c:pt>
                <c:pt idx="1">
                  <c:v> Western</c:v>
                </c:pt>
                <c:pt idx="2">
                  <c:v>Northeastern</c:v>
                </c:pt>
              </c:strCache>
            </c:strRef>
          </c:cat>
          <c:val>
            <c:numRef>
              <c:f>Sheet1!$E$2:$E$4</c:f>
              <c:numCache>
                <c:formatCode>General</c:formatCode>
                <c:ptCount val="3"/>
                <c:pt idx="0">
                  <c:v>51.6</c:v>
                </c:pt>
                <c:pt idx="1">
                  <c:v>50</c:v>
                </c:pt>
                <c:pt idx="2">
                  <c:v>22.2</c:v>
                </c:pt>
              </c:numCache>
            </c:numRef>
          </c:val>
          <c:extLst>
            <c:ext xmlns:c16="http://schemas.microsoft.com/office/drawing/2014/chart" uri="{C3380CC4-5D6E-409C-BE32-E72D297353CC}">
              <c16:uniqueId val="{00000003-6E4D-4674-BBC4-FCC028D450ED}"/>
            </c:ext>
          </c:extLst>
        </c:ser>
        <c:ser>
          <c:idx val="2"/>
          <c:order val="1"/>
          <c:tx>
            <c:strRef>
              <c:f>Sheet1!$D$1</c:f>
              <c:strCache>
                <c:ptCount val="1"/>
                <c:pt idx="0">
                  <c:v>Орамал</c:v>
                </c:pt>
              </c:strCache>
            </c:strRef>
          </c:tx>
          <c:spPr>
            <a:solidFill>
              <a:schemeClr val="accent3"/>
            </a:solidFill>
            <a:ln>
              <a:noFill/>
            </a:ln>
            <a:effectLst/>
          </c:spPr>
          <c:invertIfNegative val="0"/>
          <c:cat>
            <c:strRef>
              <c:f>Sheet1!$A$2:$A$4</c:f>
              <c:strCache>
                <c:ptCount val="3"/>
                <c:pt idx="0">
                  <c:v> Southern</c:v>
                </c:pt>
                <c:pt idx="1">
                  <c:v> Western</c:v>
                </c:pt>
                <c:pt idx="2">
                  <c:v>Northeastern</c:v>
                </c:pt>
              </c:strCache>
            </c:strRef>
          </c:cat>
          <c:val>
            <c:numRef>
              <c:f>Sheet1!$D$2:$D$4</c:f>
              <c:numCache>
                <c:formatCode>General</c:formatCode>
                <c:ptCount val="3"/>
                <c:pt idx="0">
                  <c:v>19.3</c:v>
                </c:pt>
                <c:pt idx="1">
                  <c:v>50</c:v>
                </c:pt>
                <c:pt idx="2">
                  <c:v>77.8</c:v>
                </c:pt>
              </c:numCache>
            </c:numRef>
          </c:val>
          <c:extLst>
            <c:ext xmlns:c16="http://schemas.microsoft.com/office/drawing/2014/chart" uri="{C3380CC4-5D6E-409C-BE32-E72D297353CC}">
              <c16:uniqueId val="{00000002-6E4D-4674-BBC4-FCC028D450ED}"/>
            </c:ext>
          </c:extLst>
        </c:ser>
        <c:ser>
          <c:idx val="5"/>
          <c:order val="2"/>
          <c:tx>
            <c:strRef>
              <c:f>Sheet1!$G$1</c:f>
              <c:strCache>
                <c:ptCount val="1"/>
                <c:pt idx="0">
                  <c:v>Шашық</c:v>
                </c:pt>
              </c:strCache>
            </c:strRef>
          </c:tx>
          <c:spPr>
            <a:solidFill>
              <a:schemeClr val="accent6"/>
            </a:solidFill>
            <a:ln>
              <a:noFill/>
            </a:ln>
            <a:effectLst/>
          </c:spPr>
          <c:invertIfNegative val="0"/>
          <c:cat>
            <c:strRef>
              <c:f>Sheet1!$A$2:$A$4</c:f>
              <c:strCache>
                <c:ptCount val="3"/>
                <c:pt idx="0">
                  <c:v> Southern</c:v>
                </c:pt>
                <c:pt idx="1">
                  <c:v> Western</c:v>
                </c:pt>
                <c:pt idx="2">
                  <c:v>Northeastern</c:v>
                </c:pt>
              </c:strCache>
            </c:strRef>
          </c:cat>
          <c:val>
            <c:numRef>
              <c:f>Sheet1!$G$2:$G$4</c:f>
              <c:numCache>
                <c:formatCode>General</c:formatCode>
                <c:ptCount val="3"/>
                <c:pt idx="0">
                  <c:v>9.6999999999999993</c:v>
                </c:pt>
                <c:pt idx="1">
                  <c:v>0</c:v>
                </c:pt>
                <c:pt idx="2">
                  <c:v>0</c:v>
                </c:pt>
              </c:numCache>
            </c:numRef>
          </c:val>
          <c:extLst>
            <c:ext xmlns:c16="http://schemas.microsoft.com/office/drawing/2014/chart" uri="{C3380CC4-5D6E-409C-BE32-E72D297353CC}">
              <c16:uniqueId val="{00000005-6E4D-4674-BBC4-FCC028D450ED}"/>
            </c:ext>
          </c:extLst>
        </c:ser>
        <c:ser>
          <c:idx val="1"/>
          <c:order val="3"/>
          <c:tx>
            <c:strRef>
              <c:f>Sheet1!$C$1</c:f>
              <c:strCache>
                <c:ptCount val="1"/>
                <c:pt idx="0">
                  <c:v>Майлық</c:v>
                </c:pt>
              </c:strCache>
            </c:strRef>
          </c:tx>
          <c:spPr>
            <a:solidFill>
              <a:schemeClr val="accent2"/>
            </a:solidFill>
            <a:ln>
              <a:noFill/>
            </a:ln>
            <a:effectLst/>
          </c:spPr>
          <c:invertIfNegative val="0"/>
          <c:cat>
            <c:strRef>
              <c:f>Sheet1!$A$2:$A$4</c:f>
              <c:strCache>
                <c:ptCount val="3"/>
                <c:pt idx="0">
                  <c:v> Southern</c:v>
                </c:pt>
                <c:pt idx="1">
                  <c:v> Western</c:v>
                </c:pt>
                <c:pt idx="2">
                  <c:v>Northeastern</c:v>
                </c:pt>
              </c:strCache>
            </c:strRef>
          </c:cat>
          <c:val>
            <c:numRef>
              <c:f>Sheet1!$C$2:$C$4</c:f>
              <c:numCache>
                <c:formatCode>General</c:formatCode>
                <c:ptCount val="3"/>
                <c:pt idx="0">
                  <c:v>6.5</c:v>
                </c:pt>
                <c:pt idx="1">
                  <c:v>0</c:v>
                </c:pt>
                <c:pt idx="2">
                  <c:v>0</c:v>
                </c:pt>
              </c:numCache>
            </c:numRef>
          </c:val>
          <c:extLst>
            <c:ext xmlns:c16="http://schemas.microsoft.com/office/drawing/2014/chart" uri="{C3380CC4-5D6E-409C-BE32-E72D297353CC}">
              <c16:uniqueId val="{00000001-6E4D-4674-BBC4-FCC028D450ED}"/>
            </c:ext>
          </c:extLst>
        </c:ser>
        <c:ser>
          <c:idx val="6"/>
          <c:order val="4"/>
          <c:tx>
            <c:strRef>
              <c:f>Sheet1!$H$1</c:f>
              <c:strCache>
                <c:ptCount val="1"/>
                <c:pt idx="0">
                  <c:v>Полотенце</c:v>
                </c:pt>
              </c:strCache>
            </c:strRef>
          </c:tx>
          <c:spPr>
            <a:solidFill>
              <a:schemeClr val="accent1">
                <a:lumMod val="60000"/>
              </a:schemeClr>
            </a:solidFill>
            <a:ln>
              <a:noFill/>
            </a:ln>
            <a:effectLst/>
          </c:spPr>
          <c:invertIfNegative val="0"/>
          <c:cat>
            <c:strRef>
              <c:f>Sheet1!$A$2:$A$4</c:f>
              <c:strCache>
                <c:ptCount val="3"/>
                <c:pt idx="0">
                  <c:v> Southern</c:v>
                </c:pt>
                <c:pt idx="1">
                  <c:v> Western</c:v>
                </c:pt>
                <c:pt idx="2">
                  <c:v>Northeastern</c:v>
                </c:pt>
              </c:strCache>
            </c:strRef>
          </c:cat>
          <c:val>
            <c:numRef>
              <c:f>Sheet1!$H$2:$H$4</c:f>
              <c:numCache>
                <c:formatCode>General</c:formatCode>
                <c:ptCount val="3"/>
                <c:pt idx="0">
                  <c:v>6.5</c:v>
                </c:pt>
                <c:pt idx="1">
                  <c:v>0</c:v>
                </c:pt>
                <c:pt idx="2">
                  <c:v>0</c:v>
                </c:pt>
              </c:numCache>
            </c:numRef>
          </c:val>
          <c:extLst>
            <c:ext xmlns:c16="http://schemas.microsoft.com/office/drawing/2014/chart" uri="{C3380CC4-5D6E-409C-BE32-E72D297353CC}">
              <c16:uniqueId val="{00000006-6E4D-4674-BBC4-FCC028D450ED}"/>
            </c:ext>
          </c:extLst>
        </c:ser>
        <c:ser>
          <c:idx val="4"/>
          <c:order val="5"/>
          <c:tx>
            <c:strRef>
              <c:f>Sheet1!$F$1</c:f>
              <c:strCache>
                <c:ptCount val="1"/>
                <c:pt idx="0">
                  <c:v>Сүрткіш</c:v>
                </c:pt>
              </c:strCache>
            </c:strRef>
          </c:tx>
          <c:spPr>
            <a:solidFill>
              <a:schemeClr val="accent5"/>
            </a:solidFill>
            <a:ln>
              <a:noFill/>
            </a:ln>
            <a:effectLst/>
          </c:spPr>
          <c:invertIfNegative val="0"/>
          <c:cat>
            <c:strRef>
              <c:f>Sheet1!$A$2:$A$4</c:f>
              <c:strCache>
                <c:ptCount val="3"/>
                <c:pt idx="0">
                  <c:v> Southern</c:v>
                </c:pt>
                <c:pt idx="1">
                  <c:v> Western</c:v>
                </c:pt>
                <c:pt idx="2">
                  <c:v>Northeastern</c:v>
                </c:pt>
              </c:strCache>
            </c:strRef>
          </c:cat>
          <c:val>
            <c:numRef>
              <c:f>Sheet1!$F$2:$F$4</c:f>
              <c:numCache>
                <c:formatCode>General</c:formatCode>
                <c:ptCount val="3"/>
                <c:pt idx="0">
                  <c:v>3.2</c:v>
                </c:pt>
                <c:pt idx="1">
                  <c:v>0</c:v>
                </c:pt>
                <c:pt idx="2">
                  <c:v>0</c:v>
                </c:pt>
              </c:numCache>
            </c:numRef>
          </c:val>
          <c:extLst>
            <c:ext xmlns:c16="http://schemas.microsoft.com/office/drawing/2014/chart" uri="{C3380CC4-5D6E-409C-BE32-E72D297353CC}">
              <c16:uniqueId val="{00000004-6E4D-4674-BBC4-FCC028D450ED}"/>
            </c:ext>
          </c:extLst>
        </c:ser>
        <c:ser>
          <c:idx val="0"/>
          <c:order val="6"/>
          <c:tx>
            <c:strRef>
              <c:f>Sheet1!$B$1</c:f>
              <c:strCache>
                <c:ptCount val="1"/>
                <c:pt idx="0">
                  <c:v>Жаялық</c:v>
                </c:pt>
              </c:strCache>
            </c:strRef>
          </c:tx>
          <c:spPr>
            <a:solidFill>
              <a:schemeClr val="accent1"/>
            </a:solidFill>
            <a:ln>
              <a:noFill/>
            </a:ln>
            <a:effectLst/>
          </c:spPr>
          <c:invertIfNegative val="0"/>
          <c:cat>
            <c:strRef>
              <c:f>Sheet1!$A$2:$A$4</c:f>
              <c:strCache>
                <c:ptCount val="3"/>
                <c:pt idx="0">
                  <c:v> Southern</c:v>
                </c:pt>
                <c:pt idx="1">
                  <c:v> Western</c:v>
                </c:pt>
                <c:pt idx="2">
                  <c:v>Northeastern</c:v>
                </c:pt>
              </c:strCache>
            </c:strRef>
          </c:cat>
          <c:val>
            <c:numRef>
              <c:f>Sheet1!$B$2:$B$4</c:f>
              <c:numCache>
                <c:formatCode>General</c:formatCode>
                <c:ptCount val="3"/>
                <c:pt idx="0">
                  <c:v>3.2</c:v>
                </c:pt>
                <c:pt idx="1">
                  <c:v>0</c:v>
                </c:pt>
                <c:pt idx="2">
                  <c:v>0</c:v>
                </c:pt>
              </c:numCache>
            </c:numRef>
          </c:val>
          <c:extLst>
            <c:ext xmlns:c16="http://schemas.microsoft.com/office/drawing/2014/chart" uri="{C3380CC4-5D6E-409C-BE32-E72D297353CC}">
              <c16:uniqueId val="{00000000-6E4D-4674-BBC4-FCC028D450ED}"/>
            </c:ext>
          </c:extLst>
        </c:ser>
        <c:dLbls>
          <c:showLegendKey val="0"/>
          <c:showVal val="0"/>
          <c:showCatName val="0"/>
          <c:showSerName val="0"/>
          <c:showPercent val="0"/>
          <c:showBubbleSize val="0"/>
        </c:dLbls>
        <c:gapWidth val="150"/>
        <c:overlap val="100"/>
        <c:axId val="620825167"/>
        <c:axId val="620826607"/>
      </c:barChart>
      <c:catAx>
        <c:axId val="620825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6607"/>
        <c:crosses val="autoZero"/>
        <c:auto val="1"/>
        <c:lblAlgn val="ctr"/>
        <c:lblOffset val="100"/>
        <c:noMultiLvlLbl val="0"/>
      </c:catAx>
      <c:valAx>
        <c:axId val="620826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Usage</a:t>
                </a:r>
                <a:r>
                  <a:rPr lang="en-US" baseline="0"/>
                  <a:t> frequency</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5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Variants of "SHIRT"</a:t>
            </a:r>
            <a:r>
              <a:rPr lang="ru-RU" sz="1400" b="0" i="0" u="none" strike="noStrike" kern="1200" spc="0" baseline="0">
                <a:solidFill>
                  <a:sysClr val="windowText" lastClr="000000">
                    <a:lumMod val="65000"/>
                    <a:lumOff val="35000"/>
                  </a:sysClr>
                </a:solidFill>
              </a:rPr>
              <a:t> </a:t>
            </a:r>
            <a:r>
              <a:rPr lang="en-US" sz="1400" b="0" i="0" u="none" strike="noStrike" kern="1200" spc="0" baseline="0">
                <a:solidFill>
                  <a:sysClr val="windowText" lastClr="000000">
                    <a:lumMod val="65000"/>
                    <a:lumOff val="35000"/>
                  </a:sysClr>
                </a:solidFill>
              </a:rPr>
              <a:t>by region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percentStacked"/>
        <c:varyColors val="0"/>
        <c:ser>
          <c:idx val="0"/>
          <c:order val="0"/>
          <c:tx>
            <c:strRef>
              <c:f>Sheet1!$B$1</c:f>
              <c:strCache>
                <c:ptCount val="1"/>
                <c:pt idx="0">
                  <c:v>Жейде</c:v>
                </c:pt>
              </c:strCache>
            </c:strRef>
          </c:tx>
          <c:spPr>
            <a:solidFill>
              <a:schemeClr val="accent1"/>
            </a:solidFill>
            <a:ln>
              <a:noFill/>
            </a:ln>
            <a:effectLst/>
          </c:spPr>
          <c:invertIfNegative val="0"/>
          <c:cat>
            <c:strRef>
              <c:f>Sheet1!$A$2:$A$4</c:f>
              <c:strCache>
                <c:ptCount val="3"/>
                <c:pt idx="0">
                  <c:v> Southern</c:v>
                </c:pt>
                <c:pt idx="1">
                  <c:v> Western</c:v>
                </c:pt>
                <c:pt idx="2">
                  <c:v>Northeastern</c:v>
                </c:pt>
              </c:strCache>
            </c:strRef>
          </c:cat>
          <c:val>
            <c:numRef>
              <c:f>Sheet1!$B$2:$B$4</c:f>
              <c:numCache>
                <c:formatCode>General</c:formatCode>
                <c:ptCount val="3"/>
                <c:pt idx="0">
                  <c:v>11</c:v>
                </c:pt>
                <c:pt idx="1">
                  <c:v>1</c:v>
                </c:pt>
                <c:pt idx="2">
                  <c:v>3</c:v>
                </c:pt>
              </c:numCache>
            </c:numRef>
          </c:val>
          <c:extLst>
            <c:ext xmlns:c16="http://schemas.microsoft.com/office/drawing/2014/chart" uri="{C3380CC4-5D6E-409C-BE32-E72D297353CC}">
              <c16:uniqueId val="{00000000-6014-4484-BDF2-9068B3F77CBF}"/>
            </c:ext>
          </c:extLst>
        </c:ser>
        <c:ser>
          <c:idx val="1"/>
          <c:order val="1"/>
          <c:tx>
            <c:strRef>
              <c:f>Sheet1!$C$1</c:f>
              <c:strCache>
                <c:ptCount val="1"/>
                <c:pt idx="0">
                  <c:v>Көйлек</c:v>
                </c:pt>
              </c:strCache>
            </c:strRef>
          </c:tx>
          <c:spPr>
            <a:solidFill>
              <a:schemeClr val="accent2"/>
            </a:solidFill>
            <a:ln>
              <a:noFill/>
            </a:ln>
            <a:effectLst/>
          </c:spPr>
          <c:invertIfNegative val="0"/>
          <c:cat>
            <c:strRef>
              <c:f>Sheet1!$A$2:$A$4</c:f>
              <c:strCache>
                <c:ptCount val="3"/>
                <c:pt idx="0">
                  <c:v> Southern</c:v>
                </c:pt>
                <c:pt idx="1">
                  <c:v> Western</c:v>
                </c:pt>
                <c:pt idx="2">
                  <c:v>Northeastern</c:v>
                </c:pt>
              </c:strCache>
            </c:strRef>
          </c:cat>
          <c:val>
            <c:numRef>
              <c:f>Sheet1!$C$2:$C$4</c:f>
              <c:numCache>
                <c:formatCode>General</c:formatCode>
                <c:ptCount val="3"/>
                <c:pt idx="0">
                  <c:v>16</c:v>
                </c:pt>
                <c:pt idx="1">
                  <c:v>2</c:v>
                </c:pt>
                <c:pt idx="2">
                  <c:v>5</c:v>
                </c:pt>
              </c:numCache>
            </c:numRef>
          </c:val>
          <c:extLst>
            <c:ext xmlns:c16="http://schemas.microsoft.com/office/drawing/2014/chart" uri="{C3380CC4-5D6E-409C-BE32-E72D297353CC}">
              <c16:uniqueId val="{00000001-6014-4484-BDF2-9068B3F77CBF}"/>
            </c:ext>
          </c:extLst>
        </c:ser>
        <c:ser>
          <c:idx val="2"/>
          <c:order val="2"/>
          <c:tx>
            <c:strRef>
              <c:f>Sheet1!$D$1</c:f>
              <c:strCache>
                <c:ptCount val="1"/>
                <c:pt idx="0">
                  <c:v>Рубашка</c:v>
                </c:pt>
              </c:strCache>
            </c:strRef>
          </c:tx>
          <c:spPr>
            <a:solidFill>
              <a:schemeClr val="accent3"/>
            </a:solidFill>
            <a:ln>
              <a:noFill/>
            </a:ln>
            <a:effectLst/>
          </c:spPr>
          <c:invertIfNegative val="0"/>
          <c:cat>
            <c:strRef>
              <c:f>Sheet1!$A$2:$A$4</c:f>
              <c:strCache>
                <c:ptCount val="3"/>
                <c:pt idx="0">
                  <c:v> Southern</c:v>
                </c:pt>
                <c:pt idx="1">
                  <c:v> Western</c:v>
                </c:pt>
                <c:pt idx="2">
                  <c:v>Northeastern</c:v>
                </c:pt>
              </c:strCache>
            </c:strRef>
          </c:cat>
          <c:val>
            <c:numRef>
              <c:f>Sheet1!$D$2:$D$4</c:f>
              <c:numCache>
                <c:formatCode>General</c:formatCode>
                <c:ptCount val="3"/>
                <c:pt idx="0">
                  <c:v>5</c:v>
                </c:pt>
                <c:pt idx="1">
                  <c:v>1</c:v>
                </c:pt>
              </c:numCache>
            </c:numRef>
          </c:val>
          <c:extLst>
            <c:ext xmlns:c16="http://schemas.microsoft.com/office/drawing/2014/chart" uri="{C3380CC4-5D6E-409C-BE32-E72D297353CC}">
              <c16:uniqueId val="{00000002-6014-4484-BDF2-9068B3F77CBF}"/>
            </c:ext>
          </c:extLst>
        </c:ser>
        <c:ser>
          <c:idx val="3"/>
          <c:order val="3"/>
          <c:tx>
            <c:strRef>
              <c:f>Sheet1!$E$1</c:f>
              <c:strCache>
                <c:ptCount val="1"/>
                <c:pt idx="0">
                  <c:v>Кофта</c:v>
                </c:pt>
              </c:strCache>
            </c:strRef>
          </c:tx>
          <c:spPr>
            <a:solidFill>
              <a:schemeClr val="accent4"/>
            </a:solidFill>
            <a:ln>
              <a:noFill/>
            </a:ln>
            <a:effectLst/>
          </c:spPr>
          <c:invertIfNegative val="0"/>
          <c:cat>
            <c:strRef>
              <c:f>Sheet1!$A$2:$A$4</c:f>
              <c:strCache>
                <c:ptCount val="3"/>
                <c:pt idx="0">
                  <c:v> Southern</c:v>
                </c:pt>
                <c:pt idx="1">
                  <c:v> Western</c:v>
                </c:pt>
                <c:pt idx="2">
                  <c:v>Northeastern</c:v>
                </c:pt>
              </c:strCache>
            </c:strRef>
          </c:cat>
          <c:val>
            <c:numRef>
              <c:f>Sheet1!$E$2:$E$4</c:f>
              <c:numCache>
                <c:formatCode>General</c:formatCode>
                <c:ptCount val="3"/>
                <c:pt idx="2">
                  <c:v>1</c:v>
                </c:pt>
              </c:numCache>
            </c:numRef>
          </c:val>
          <c:extLst>
            <c:ext xmlns:c16="http://schemas.microsoft.com/office/drawing/2014/chart" uri="{C3380CC4-5D6E-409C-BE32-E72D297353CC}">
              <c16:uniqueId val="{00000000-7E98-44F8-A7D6-0CB7B0E27C30}"/>
            </c:ext>
          </c:extLst>
        </c:ser>
        <c:dLbls>
          <c:showLegendKey val="0"/>
          <c:showVal val="0"/>
          <c:showCatName val="0"/>
          <c:showSerName val="0"/>
          <c:showPercent val="0"/>
          <c:showBubbleSize val="0"/>
        </c:dLbls>
        <c:gapWidth val="150"/>
        <c:overlap val="100"/>
        <c:axId val="620825167"/>
        <c:axId val="620826607"/>
      </c:barChart>
      <c:catAx>
        <c:axId val="620825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6607"/>
        <c:crosses val="autoZero"/>
        <c:auto val="1"/>
        <c:lblAlgn val="ctr"/>
        <c:lblOffset val="100"/>
        <c:noMultiLvlLbl val="0"/>
      </c:catAx>
      <c:valAx>
        <c:axId val="620826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ysClr val="windowText" lastClr="000000">
                        <a:lumMod val="65000"/>
                        <a:lumOff val="35000"/>
                      </a:sysClr>
                    </a:solidFill>
                  </a:rPr>
                  <a:t>Usage frequency</a:t>
                </a: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5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Variants of "MATCHES"</a:t>
            </a:r>
            <a:r>
              <a:rPr lang="ru-RU" sz="1400" b="0" i="0" u="none" strike="noStrike" kern="1200" spc="0" baseline="0">
                <a:solidFill>
                  <a:sysClr val="windowText" lastClr="000000">
                    <a:lumMod val="65000"/>
                    <a:lumOff val="35000"/>
                  </a:sysClr>
                </a:solidFill>
              </a:rPr>
              <a:t> </a:t>
            </a:r>
            <a:r>
              <a:rPr lang="en-US" sz="1400" b="0" i="0" u="none" strike="noStrike" kern="1200" spc="0" baseline="0">
                <a:solidFill>
                  <a:sysClr val="windowText" lastClr="000000">
                    <a:lumMod val="65000"/>
                    <a:lumOff val="35000"/>
                  </a:sysClr>
                </a:solidFill>
              </a:rPr>
              <a:t>by region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percentStacked"/>
        <c:varyColors val="0"/>
        <c:ser>
          <c:idx val="1"/>
          <c:order val="0"/>
          <c:tx>
            <c:strRef>
              <c:f>Sheet1!$C$1</c:f>
              <c:strCache>
                <c:ptCount val="1"/>
                <c:pt idx="0">
                  <c:v>Сіріңке</c:v>
                </c:pt>
              </c:strCache>
            </c:strRef>
          </c:tx>
          <c:spPr>
            <a:solidFill>
              <a:schemeClr val="accent2"/>
            </a:solidFill>
            <a:ln>
              <a:noFill/>
            </a:ln>
            <a:effectLst/>
          </c:spPr>
          <c:invertIfNegative val="0"/>
          <c:cat>
            <c:strRef>
              <c:f>Sheet1!$A$2:$A$4</c:f>
              <c:strCache>
                <c:ptCount val="3"/>
                <c:pt idx="0">
                  <c:v> Southern</c:v>
                </c:pt>
                <c:pt idx="1">
                  <c:v> Western</c:v>
                </c:pt>
                <c:pt idx="2">
                  <c:v>Northeastern</c:v>
                </c:pt>
              </c:strCache>
            </c:strRef>
          </c:cat>
          <c:val>
            <c:numRef>
              <c:f>Sheet1!$C$2:$C$4</c:f>
              <c:numCache>
                <c:formatCode>General</c:formatCode>
                <c:ptCount val="3"/>
                <c:pt idx="0">
                  <c:v>23</c:v>
                </c:pt>
                <c:pt idx="1">
                  <c:v>2</c:v>
                </c:pt>
                <c:pt idx="2">
                  <c:v>7</c:v>
                </c:pt>
              </c:numCache>
            </c:numRef>
          </c:val>
          <c:extLst>
            <c:ext xmlns:c16="http://schemas.microsoft.com/office/drawing/2014/chart" uri="{C3380CC4-5D6E-409C-BE32-E72D297353CC}">
              <c16:uniqueId val="{00000001-C04C-4FE8-B566-0FBEAD90D3DD}"/>
            </c:ext>
          </c:extLst>
        </c:ser>
        <c:ser>
          <c:idx val="3"/>
          <c:order val="1"/>
          <c:tx>
            <c:strRef>
              <c:f>Sheet1!$E$1</c:f>
              <c:strCache>
                <c:ptCount val="1"/>
                <c:pt idx="0">
                  <c:v>Спичка</c:v>
                </c:pt>
              </c:strCache>
            </c:strRef>
          </c:tx>
          <c:spPr>
            <a:solidFill>
              <a:schemeClr val="accent4"/>
            </a:solidFill>
            <a:ln>
              <a:noFill/>
            </a:ln>
            <a:effectLst/>
          </c:spPr>
          <c:invertIfNegative val="0"/>
          <c:cat>
            <c:strRef>
              <c:f>Sheet1!$A$2:$A$4</c:f>
              <c:strCache>
                <c:ptCount val="3"/>
                <c:pt idx="0">
                  <c:v> Southern</c:v>
                </c:pt>
                <c:pt idx="1">
                  <c:v> Western</c:v>
                </c:pt>
                <c:pt idx="2">
                  <c:v>Northeastern</c:v>
                </c:pt>
              </c:strCache>
            </c:strRef>
          </c:cat>
          <c:val>
            <c:numRef>
              <c:f>Sheet1!$E$2:$E$4</c:f>
              <c:numCache>
                <c:formatCode>General</c:formatCode>
                <c:ptCount val="3"/>
                <c:pt idx="0">
                  <c:v>6</c:v>
                </c:pt>
                <c:pt idx="1">
                  <c:v>1</c:v>
                </c:pt>
              </c:numCache>
            </c:numRef>
          </c:val>
          <c:extLst>
            <c:ext xmlns:c16="http://schemas.microsoft.com/office/drawing/2014/chart" uri="{C3380CC4-5D6E-409C-BE32-E72D297353CC}">
              <c16:uniqueId val="{00000003-C04C-4FE8-B566-0FBEAD90D3DD}"/>
            </c:ext>
          </c:extLst>
        </c:ser>
        <c:ser>
          <c:idx val="2"/>
          <c:order val="2"/>
          <c:tx>
            <c:strRef>
              <c:f>Sheet1!$D$1</c:f>
              <c:strCache>
                <c:ptCount val="1"/>
                <c:pt idx="0">
                  <c:v>Шырпы</c:v>
                </c:pt>
              </c:strCache>
            </c:strRef>
          </c:tx>
          <c:spPr>
            <a:solidFill>
              <a:schemeClr val="accent3"/>
            </a:solidFill>
            <a:ln>
              <a:noFill/>
            </a:ln>
            <a:effectLst/>
          </c:spPr>
          <c:invertIfNegative val="0"/>
          <c:cat>
            <c:strRef>
              <c:f>Sheet1!$A$2:$A$4</c:f>
              <c:strCache>
                <c:ptCount val="3"/>
                <c:pt idx="0">
                  <c:v> Southern</c:v>
                </c:pt>
                <c:pt idx="1">
                  <c:v> Western</c:v>
                </c:pt>
                <c:pt idx="2">
                  <c:v>Northeastern</c:v>
                </c:pt>
              </c:strCache>
            </c:strRef>
          </c:cat>
          <c:val>
            <c:numRef>
              <c:f>Sheet1!$D$2:$D$4</c:f>
              <c:numCache>
                <c:formatCode>General</c:formatCode>
                <c:ptCount val="3"/>
                <c:pt idx="0">
                  <c:v>1</c:v>
                </c:pt>
                <c:pt idx="1">
                  <c:v>2</c:v>
                </c:pt>
                <c:pt idx="2">
                  <c:v>1</c:v>
                </c:pt>
              </c:numCache>
            </c:numRef>
          </c:val>
          <c:extLst>
            <c:ext xmlns:c16="http://schemas.microsoft.com/office/drawing/2014/chart" uri="{C3380CC4-5D6E-409C-BE32-E72D297353CC}">
              <c16:uniqueId val="{00000002-C04C-4FE8-B566-0FBEAD90D3DD}"/>
            </c:ext>
          </c:extLst>
        </c:ser>
        <c:ser>
          <c:idx val="0"/>
          <c:order val="3"/>
          <c:tx>
            <c:strRef>
              <c:f>Sheet1!$B$1</c:f>
              <c:strCache>
                <c:ptCount val="1"/>
                <c:pt idx="0">
                  <c:v>Кеуірт</c:v>
                </c:pt>
              </c:strCache>
            </c:strRef>
          </c:tx>
          <c:spPr>
            <a:solidFill>
              <a:schemeClr val="accent1"/>
            </a:solidFill>
            <a:ln>
              <a:noFill/>
            </a:ln>
            <a:effectLst/>
          </c:spPr>
          <c:invertIfNegative val="0"/>
          <c:cat>
            <c:strRef>
              <c:f>Sheet1!$A$2:$A$4</c:f>
              <c:strCache>
                <c:ptCount val="3"/>
                <c:pt idx="0">
                  <c:v> Southern</c:v>
                </c:pt>
                <c:pt idx="1">
                  <c:v> Western</c:v>
                </c:pt>
                <c:pt idx="2">
                  <c:v>Northeastern</c:v>
                </c:pt>
              </c:strCache>
            </c:strRef>
          </c:cat>
          <c:val>
            <c:numRef>
              <c:f>Sheet1!$B$2:$B$4</c:f>
              <c:numCache>
                <c:formatCode>General</c:formatCode>
                <c:ptCount val="3"/>
                <c:pt idx="0">
                  <c:v>2</c:v>
                </c:pt>
              </c:numCache>
            </c:numRef>
          </c:val>
          <c:extLst>
            <c:ext xmlns:c16="http://schemas.microsoft.com/office/drawing/2014/chart" uri="{C3380CC4-5D6E-409C-BE32-E72D297353CC}">
              <c16:uniqueId val="{00000000-C04C-4FE8-B566-0FBEAD90D3DD}"/>
            </c:ext>
          </c:extLst>
        </c:ser>
        <c:dLbls>
          <c:showLegendKey val="0"/>
          <c:showVal val="0"/>
          <c:showCatName val="0"/>
          <c:showSerName val="0"/>
          <c:showPercent val="0"/>
          <c:showBubbleSize val="0"/>
        </c:dLbls>
        <c:gapWidth val="150"/>
        <c:overlap val="100"/>
        <c:axId val="620825167"/>
        <c:axId val="620826607"/>
      </c:barChart>
      <c:catAx>
        <c:axId val="620825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6607"/>
        <c:crosses val="autoZero"/>
        <c:auto val="1"/>
        <c:lblAlgn val="ctr"/>
        <c:lblOffset val="100"/>
        <c:noMultiLvlLbl val="0"/>
      </c:catAx>
      <c:valAx>
        <c:axId val="620826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ysClr val="windowText" lastClr="000000">
                        <a:lumMod val="65000"/>
                        <a:lumOff val="35000"/>
                      </a:sysClr>
                    </a:solidFill>
                  </a:rPr>
                  <a:t>Usage frequency</a:t>
                </a: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5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Variants of "WATERMELON"</a:t>
            </a:r>
            <a:r>
              <a:rPr lang="ru-RU" sz="1400" b="0" i="0" u="none" strike="noStrike" kern="1200" spc="0" baseline="0">
                <a:solidFill>
                  <a:sysClr val="windowText" lastClr="000000">
                    <a:lumMod val="65000"/>
                    <a:lumOff val="35000"/>
                  </a:sysClr>
                </a:solidFill>
              </a:rPr>
              <a:t> </a:t>
            </a:r>
            <a:r>
              <a:rPr lang="en-US" sz="1400" b="0" i="0" u="none" strike="noStrike" kern="1200" spc="0" baseline="0">
                <a:solidFill>
                  <a:sysClr val="windowText" lastClr="000000">
                    <a:lumMod val="65000"/>
                    <a:lumOff val="35000"/>
                  </a:sysClr>
                </a:solidFill>
              </a:rPr>
              <a:t>by region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percentStacked"/>
        <c:varyColors val="0"/>
        <c:ser>
          <c:idx val="1"/>
          <c:order val="0"/>
          <c:tx>
            <c:strRef>
              <c:f>Sheet1!$C$1</c:f>
              <c:strCache>
                <c:ptCount val="1"/>
                <c:pt idx="0">
                  <c:v>Қарбыз</c:v>
                </c:pt>
              </c:strCache>
            </c:strRef>
          </c:tx>
          <c:spPr>
            <a:solidFill>
              <a:schemeClr val="accent2"/>
            </a:solidFill>
            <a:ln>
              <a:noFill/>
            </a:ln>
            <a:effectLst/>
          </c:spPr>
          <c:invertIfNegative val="0"/>
          <c:cat>
            <c:strRef>
              <c:f>Sheet1!$A$2:$A$4</c:f>
              <c:strCache>
                <c:ptCount val="3"/>
                <c:pt idx="0">
                  <c:v> Southern</c:v>
                </c:pt>
                <c:pt idx="1">
                  <c:v> Western</c:v>
                </c:pt>
                <c:pt idx="2">
                  <c:v>Northeastern</c:v>
                </c:pt>
              </c:strCache>
            </c:strRef>
          </c:cat>
          <c:val>
            <c:numRef>
              <c:f>Sheet1!$C$2:$C$4</c:f>
              <c:numCache>
                <c:formatCode>General</c:formatCode>
                <c:ptCount val="3"/>
                <c:pt idx="0">
                  <c:v>25</c:v>
                </c:pt>
                <c:pt idx="1">
                  <c:v>4</c:v>
                </c:pt>
                <c:pt idx="2">
                  <c:v>6</c:v>
                </c:pt>
              </c:numCache>
            </c:numRef>
          </c:val>
          <c:extLst>
            <c:ext xmlns:c16="http://schemas.microsoft.com/office/drawing/2014/chart" uri="{C3380CC4-5D6E-409C-BE32-E72D297353CC}">
              <c16:uniqueId val="{00000001-D441-4489-B268-A5431A9EDF0F}"/>
            </c:ext>
          </c:extLst>
        </c:ser>
        <c:ser>
          <c:idx val="0"/>
          <c:order val="1"/>
          <c:tx>
            <c:strRef>
              <c:f>Sheet1!$B$1</c:f>
              <c:strCache>
                <c:ptCount val="1"/>
                <c:pt idx="0">
                  <c:v>Дарбыз</c:v>
                </c:pt>
              </c:strCache>
            </c:strRef>
          </c:tx>
          <c:spPr>
            <a:solidFill>
              <a:schemeClr val="accent1"/>
            </a:solidFill>
            <a:ln>
              <a:noFill/>
            </a:ln>
            <a:effectLst/>
          </c:spPr>
          <c:invertIfNegative val="0"/>
          <c:cat>
            <c:strRef>
              <c:f>Sheet1!$A$2:$A$4</c:f>
              <c:strCache>
                <c:ptCount val="3"/>
                <c:pt idx="0">
                  <c:v> Southern</c:v>
                </c:pt>
                <c:pt idx="1">
                  <c:v> Western</c:v>
                </c:pt>
                <c:pt idx="2">
                  <c:v>Northeastern</c:v>
                </c:pt>
              </c:strCache>
            </c:strRef>
          </c:cat>
          <c:val>
            <c:numRef>
              <c:f>Sheet1!$B$2:$B$4</c:f>
              <c:numCache>
                <c:formatCode>General</c:formatCode>
                <c:ptCount val="3"/>
                <c:pt idx="0">
                  <c:v>8</c:v>
                </c:pt>
                <c:pt idx="2">
                  <c:v>2</c:v>
                </c:pt>
              </c:numCache>
            </c:numRef>
          </c:val>
          <c:extLst>
            <c:ext xmlns:c16="http://schemas.microsoft.com/office/drawing/2014/chart" uri="{C3380CC4-5D6E-409C-BE32-E72D297353CC}">
              <c16:uniqueId val="{00000000-D441-4489-B268-A5431A9EDF0F}"/>
            </c:ext>
          </c:extLst>
        </c:ser>
        <c:ser>
          <c:idx val="2"/>
          <c:order val="2"/>
          <c:tx>
            <c:strRef>
              <c:f>Sheet1!$D$1</c:f>
              <c:strCache>
                <c:ptCount val="1"/>
                <c:pt idx="0">
                  <c:v>Арбуз</c:v>
                </c:pt>
              </c:strCache>
            </c:strRef>
          </c:tx>
          <c:spPr>
            <a:solidFill>
              <a:schemeClr val="accent3"/>
            </a:solidFill>
            <a:ln>
              <a:noFill/>
            </a:ln>
            <a:effectLst/>
          </c:spPr>
          <c:invertIfNegative val="0"/>
          <c:cat>
            <c:strRef>
              <c:f>Sheet1!$A$2:$A$4</c:f>
              <c:strCache>
                <c:ptCount val="3"/>
                <c:pt idx="0">
                  <c:v> Southern</c:v>
                </c:pt>
                <c:pt idx="1">
                  <c:v> Western</c:v>
                </c:pt>
                <c:pt idx="2">
                  <c:v>Northeastern</c:v>
                </c:pt>
              </c:strCache>
            </c:strRef>
          </c:cat>
          <c:val>
            <c:numRef>
              <c:f>Sheet1!$D$2:$D$4</c:f>
              <c:numCache>
                <c:formatCode>General</c:formatCode>
                <c:ptCount val="3"/>
                <c:pt idx="0">
                  <c:v>2</c:v>
                </c:pt>
              </c:numCache>
            </c:numRef>
          </c:val>
          <c:extLst>
            <c:ext xmlns:c16="http://schemas.microsoft.com/office/drawing/2014/chart" uri="{C3380CC4-5D6E-409C-BE32-E72D297353CC}">
              <c16:uniqueId val="{00000002-D441-4489-B268-A5431A9EDF0F}"/>
            </c:ext>
          </c:extLst>
        </c:ser>
        <c:dLbls>
          <c:showLegendKey val="0"/>
          <c:showVal val="0"/>
          <c:showCatName val="0"/>
          <c:showSerName val="0"/>
          <c:showPercent val="0"/>
          <c:showBubbleSize val="0"/>
        </c:dLbls>
        <c:gapWidth val="150"/>
        <c:overlap val="100"/>
        <c:axId val="620825167"/>
        <c:axId val="620826607"/>
      </c:barChart>
      <c:catAx>
        <c:axId val="620825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6607"/>
        <c:crosses val="autoZero"/>
        <c:auto val="1"/>
        <c:lblAlgn val="ctr"/>
        <c:lblOffset val="100"/>
        <c:noMultiLvlLbl val="0"/>
      </c:catAx>
      <c:valAx>
        <c:axId val="620826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ysClr val="windowText" lastClr="000000">
                        <a:lumMod val="65000"/>
                        <a:lumOff val="35000"/>
                      </a:sysClr>
                    </a:solidFill>
                  </a:rPr>
                  <a:t>Usage frequency</a:t>
                </a: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5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Variants of "AUNT"</a:t>
            </a:r>
            <a:r>
              <a:rPr lang="ru-RU" sz="1400" b="0" i="0" u="none" strike="noStrike" kern="1200" spc="0" baseline="0">
                <a:solidFill>
                  <a:sysClr val="windowText" lastClr="000000">
                    <a:lumMod val="65000"/>
                    <a:lumOff val="35000"/>
                  </a:sysClr>
                </a:solidFill>
              </a:rPr>
              <a:t> </a:t>
            </a:r>
            <a:r>
              <a:rPr lang="en-US" sz="1400" b="0" i="0" u="none" strike="noStrike" kern="1200" spc="0" baseline="0">
                <a:solidFill>
                  <a:sysClr val="windowText" lastClr="000000">
                    <a:lumMod val="65000"/>
                    <a:lumOff val="35000"/>
                  </a:sysClr>
                </a:solidFill>
              </a:rPr>
              <a:t>by region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percentStacked"/>
        <c:varyColors val="0"/>
        <c:ser>
          <c:idx val="4"/>
          <c:order val="0"/>
          <c:tx>
            <c:strRef>
              <c:f>Sheet1!$F$1</c:f>
              <c:strCache>
                <c:ptCount val="1"/>
                <c:pt idx="0">
                  <c:v>Тәте</c:v>
                </c:pt>
              </c:strCache>
            </c:strRef>
          </c:tx>
          <c:spPr>
            <a:solidFill>
              <a:schemeClr val="accent5"/>
            </a:solidFill>
            <a:ln>
              <a:noFill/>
            </a:ln>
            <a:effectLst/>
          </c:spPr>
          <c:invertIfNegative val="0"/>
          <c:cat>
            <c:strRef>
              <c:f>Sheet1!$A$2:$A$4</c:f>
              <c:strCache>
                <c:ptCount val="3"/>
                <c:pt idx="0">
                  <c:v> Southern</c:v>
                </c:pt>
                <c:pt idx="1">
                  <c:v> Western</c:v>
                </c:pt>
                <c:pt idx="2">
                  <c:v>Northeastern</c:v>
                </c:pt>
              </c:strCache>
            </c:strRef>
          </c:cat>
          <c:val>
            <c:numRef>
              <c:f>Sheet1!$F$2:$F$4</c:f>
              <c:numCache>
                <c:formatCode>General</c:formatCode>
                <c:ptCount val="3"/>
                <c:pt idx="0">
                  <c:v>19</c:v>
                </c:pt>
                <c:pt idx="1">
                  <c:v>2</c:v>
                </c:pt>
                <c:pt idx="2">
                  <c:v>8</c:v>
                </c:pt>
              </c:numCache>
            </c:numRef>
          </c:val>
          <c:extLst>
            <c:ext xmlns:c16="http://schemas.microsoft.com/office/drawing/2014/chart" uri="{C3380CC4-5D6E-409C-BE32-E72D297353CC}">
              <c16:uniqueId val="{00000004-35E4-4D23-8E68-19CD028C97E6}"/>
            </c:ext>
          </c:extLst>
        </c:ser>
        <c:ser>
          <c:idx val="3"/>
          <c:order val="1"/>
          <c:tx>
            <c:strRef>
              <c:f>Sheet1!$E$1</c:f>
              <c:strCache>
                <c:ptCount val="1"/>
                <c:pt idx="0">
                  <c:v>Әпше</c:v>
                </c:pt>
              </c:strCache>
            </c:strRef>
          </c:tx>
          <c:spPr>
            <a:solidFill>
              <a:schemeClr val="accent4"/>
            </a:solidFill>
            <a:ln>
              <a:noFill/>
            </a:ln>
            <a:effectLst/>
          </c:spPr>
          <c:invertIfNegative val="0"/>
          <c:cat>
            <c:strRef>
              <c:f>Sheet1!$A$2:$A$4</c:f>
              <c:strCache>
                <c:ptCount val="3"/>
                <c:pt idx="0">
                  <c:v> Southern</c:v>
                </c:pt>
                <c:pt idx="1">
                  <c:v> Western</c:v>
                </c:pt>
                <c:pt idx="2">
                  <c:v>Northeastern</c:v>
                </c:pt>
              </c:strCache>
            </c:strRef>
          </c:cat>
          <c:val>
            <c:numRef>
              <c:f>Sheet1!$E$2:$E$4</c:f>
              <c:numCache>
                <c:formatCode>General</c:formatCode>
                <c:ptCount val="3"/>
                <c:pt idx="0">
                  <c:v>10</c:v>
                </c:pt>
              </c:numCache>
            </c:numRef>
          </c:val>
          <c:extLst>
            <c:ext xmlns:c16="http://schemas.microsoft.com/office/drawing/2014/chart" uri="{C3380CC4-5D6E-409C-BE32-E72D297353CC}">
              <c16:uniqueId val="{00000003-35E4-4D23-8E68-19CD028C97E6}"/>
            </c:ext>
          </c:extLst>
        </c:ser>
        <c:ser>
          <c:idx val="2"/>
          <c:order val="2"/>
          <c:tx>
            <c:strRef>
              <c:f>Sheet1!$D$1</c:f>
              <c:strCache>
                <c:ptCount val="1"/>
                <c:pt idx="0">
                  <c:v>Әпке</c:v>
                </c:pt>
              </c:strCache>
            </c:strRef>
          </c:tx>
          <c:spPr>
            <a:solidFill>
              <a:schemeClr val="accent3"/>
            </a:solidFill>
            <a:ln>
              <a:noFill/>
            </a:ln>
            <a:effectLst/>
          </c:spPr>
          <c:invertIfNegative val="0"/>
          <c:cat>
            <c:strRef>
              <c:f>Sheet1!$A$2:$A$4</c:f>
              <c:strCache>
                <c:ptCount val="3"/>
                <c:pt idx="0">
                  <c:v> Southern</c:v>
                </c:pt>
                <c:pt idx="1">
                  <c:v> Western</c:v>
                </c:pt>
                <c:pt idx="2">
                  <c:v>Northeastern</c:v>
                </c:pt>
              </c:strCache>
            </c:strRef>
          </c:cat>
          <c:val>
            <c:numRef>
              <c:f>Sheet1!$D$2:$D$4</c:f>
              <c:numCache>
                <c:formatCode>General</c:formatCode>
                <c:ptCount val="3"/>
                <c:pt idx="0">
                  <c:v>3</c:v>
                </c:pt>
              </c:numCache>
            </c:numRef>
          </c:val>
          <c:extLst>
            <c:ext xmlns:c16="http://schemas.microsoft.com/office/drawing/2014/chart" uri="{C3380CC4-5D6E-409C-BE32-E72D297353CC}">
              <c16:uniqueId val="{00000002-35E4-4D23-8E68-19CD028C97E6}"/>
            </c:ext>
          </c:extLst>
        </c:ser>
        <c:ser>
          <c:idx val="1"/>
          <c:order val="3"/>
          <c:tx>
            <c:strRef>
              <c:f>Sheet1!$C$1</c:f>
              <c:strCache>
                <c:ptCount val="1"/>
                <c:pt idx="0">
                  <c:v>Апай</c:v>
                </c:pt>
              </c:strCache>
            </c:strRef>
          </c:tx>
          <c:spPr>
            <a:solidFill>
              <a:schemeClr val="accent2"/>
            </a:solidFill>
            <a:ln>
              <a:noFill/>
            </a:ln>
            <a:effectLst/>
          </c:spPr>
          <c:invertIfNegative val="0"/>
          <c:cat>
            <c:strRef>
              <c:f>Sheet1!$A$2:$A$4</c:f>
              <c:strCache>
                <c:ptCount val="3"/>
                <c:pt idx="0">
                  <c:v> Southern</c:v>
                </c:pt>
                <c:pt idx="1">
                  <c:v> Western</c:v>
                </c:pt>
                <c:pt idx="2">
                  <c:v>Northeastern</c:v>
                </c:pt>
              </c:strCache>
            </c:strRef>
          </c:cat>
          <c:val>
            <c:numRef>
              <c:f>Sheet1!$C$2:$C$4</c:f>
              <c:numCache>
                <c:formatCode>General</c:formatCode>
                <c:ptCount val="3"/>
                <c:pt idx="0">
                  <c:v>1</c:v>
                </c:pt>
              </c:numCache>
            </c:numRef>
          </c:val>
          <c:extLst>
            <c:ext xmlns:c16="http://schemas.microsoft.com/office/drawing/2014/chart" uri="{C3380CC4-5D6E-409C-BE32-E72D297353CC}">
              <c16:uniqueId val="{00000001-35E4-4D23-8E68-19CD028C97E6}"/>
            </c:ext>
          </c:extLst>
        </c:ser>
        <c:ser>
          <c:idx val="0"/>
          <c:order val="4"/>
          <c:tx>
            <c:strRef>
              <c:f>Sheet1!$B$1</c:f>
              <c:strCache>
                <c:ptCount val="1"/>
                <c:pt idx="0">
                  <c:v>Апа</c:v>
                </c:pt>
              </c:strCache>
            </c:strRef>
          </c:tx>
          <c:spPr>
            <a:solidFill>
              <a:schemeClr val="accent1"/>
            </a:solidFill>
            <a:ln>
              <a:noFill/>
            </a:ln>
            <a:effectLst/>
          </c:spPr>
          <c:invertIfNegative val="0"/>
          <c:cat>
            <c:strRef>
              <c:f>Sheet1!$A$2:$A$4</c:f>
              <c:strCache>
                <c:ptCount val="3"/>
                <c:pt idx="0">
                  <c:v> Southern</c:v>
                </c:pt>
                <c:pt idx="1">
                  <c:v> Western</c:v>
                </c:pt>
                <c:pt idx="2">
                  <c:v>Northeastern</c:v>
                </c:pt>
              </c:strCache>
            </c:strRef>
          </c:cat>
          <c:val>
            <c:numRef>
              <c:f>Sheet1!$B$2:$B$4</c:f>
              <c:numCache>
                <c:formatCode>General</c:formatCode>
                <c:ptCount val="3"/>
                <c:pt idx="1">
                  <c:v>3</c:v>
                </c:pt>
              </c:numCache>
            </c:numRef>
          </c:val>
          <c:extLst>
            <c:ext xmlns:c16="http://schemas.microsoft.com/office/drawing/2014/chart" uri="{C3380CC4-5D6E-409C-BE32-E72D297353CC}">
              <c16:uniqueId val="{00000000-35E4-4D23-8E68-19CD028C97E6}"/>
            </c:ext>
          </c:extLst>
        </c:ser>
        <c:dLbls>
          <c:showLegendKey val="0"/>
          <c:showVal val="0"/>
          <c:showCatName val="0"/>
          <c:showSerName val="0"/>
          <c:showPercent val="0"/>
          <c:showBubbleSize val="0"/>
        </c:dLbls>
        <c:gapWidth val="150"/>
        <c:overlap val="100"/>
        <c:axId val="620825167"/>
        <c:axId val="620826607"/>
      </c:barChart>
      <c:catAx>
        <c:axId val="620825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6607"/>
        <c:crosses val="autoZero"/>
        <c:auto val="1"/>
        <c:lblAlgn val="ctr"/>
        <c:lblOffset val="100"/>
        <c:noMultiLvlLbl val="0"/>
      </c:catAx>
      <c:valAx>
        <c:axId val="620826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ysClr val="windowText" lastClr="000000">
                        <a:lumMod val="65000"/>
                        <a:lumOff val="35000"/>
                      </a:sysClr>
                    </a:solidFill>
                  </a:rPr>
                  <a:t>Usage frequency</a:t>
                </a: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5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Variants of "SUGAR"</a:t>
            </a:r>
            <a:r>
              <a:rPr lang="ru-RU" sz="1400" b="0" i="0" u="none" strike="noStrike" kern="1200" spc="0" baseline="0">
                <a:solidFill>
                  <a:sysClr val="windowText" lastClr="000000">
                    <a:lumMod val="65000"/>
                    <a:lumOff val="35000"/>
                  </a:sysClr>
                </a:solidFill>
              </a:rPr>
              <a:t> </a:t>
            </a:r>
            <a:r>
              <a:rPr lang="en-US" sz="1400" b="0" i="0" u="none" strike="noStrike" kern="1200" spc="0" baseline="0">
                <a:solidFill>
                  <a:sysClr val="windowText" lastClr="000000">
                    <a:lumMod val="65000"/>
                    <a:lumOff val="35000"/>
                  </a:sysClr>
                </a:solidFill>
              </a:rPr>
              <a:t>by region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percentStacked"/>
        <c:varyColors val="0"/>
        <c:ser>
          <c:idx val="0"/>
          <c:order val="0"/>
          <c:tx>
            <c:strRef>
              <c:f>Sheet1!$B$1</c:f>
              <c:strCache>
                <c:ptCount val="1"/>
                <c:pt idx="0">
                  <c:v>Қант</c:v>
                </c:pt>
              </c:strCache>
            </c:strRef>
          </c:tx>
          <c:spPr>
            <a:solidFill>
              <a:schemeClr val="accent1"/>
            </a:solidFill>
            <a:ln>
              <a:noFill/>
            </a:ln>
            <a:effectLst/>
          </c:spPr>
          <c:invertIfNegative val="0"/>
          <c:cat>
            <c:strRef>
              <c:f>Sheet1!$A$2:$A$4</c:f>
              <c:strCache>
                <c:ptCount val="3"/>
                <c:pt idx="0">
                  <c:v> Southern</c:v>
                </c:pt>
                <c:pt idx="1">
                  <c:v> Western</c:v>
                </c:pt>
                <c:pt idx="2">
                  <c:v>Northeastern</c:v>
                </c:pt>
              </c:strCache>
            </c:strRef>
          </c:cat>
          <c:val>
            <c:numRef>
              <c:f>Sheet1!$B$2:$B$4</c:f>
              <c:numCache>
                <c:formatCode>General</c:formatCode>
                <c:ptCount val="3"/>
                <c:pt idx="0">
                  <c:v>20</c:v>
                </c:pt>
                <c:pt idx="1">
                  <c:v>1</c:v>
                </c:pt>
                <c:pt idx="2">
                  <c:v>6</c:v>
                </c:pt>
              </c:numCache>
            </c:numRef>
          </c:val>
          <c:extLst>
            <c:ext xmlns:c16="http://schemas.microsoft.com/office/drawing/2014/chart" uri="{C3380CC4-5D6E-409C-BE32-E72D297353CC}">
              <c16:uniqueId val="{00000000-6C8B-42B7-A7FA-C9DE2F47A80C}"/>
            </c:ext>
          </c:extLst>
        </c:ser>
        <c:ser>
          <c:idx val="3"/>
          <c:order val="1"/>
          <c:tx>
            <c:strRef>
              <c:f>Sheet1!$E$1</c:f>
              <c:strCache>
                <c:ptCount val="1"/>
                <c:pt idx="0">
                  <c:v>Шекер</c:v>
                </c:pt>
              </c:strCache>
            </c:strRef>
          </c:tx>
          <c:spPr>
            <a:solidFill>
              <a:schemeClr val="accent4"/>
            </a:solidFill>
            <a:ln>
              <a:noFill/>
            </a:ln>
            <a:effectLst/>
          </c:spPr>
          <c:invertIfNegative val="0"/>
          <c:cat>
            <c:strRef>
              <c:f>Sheet1!$A$2:$A$4</c:f>
              <c:strCache>
                <c:ptCount val="3"/>
                <c:pt idx="0">
                  <c:v> Southern</c:v>
                </c:pt>
                <c:pt idx="1">
                  <c:v> Western</c:v>
                </c:pt>
                <c:pt idx="2">
                  <c:v>Northeastern</c:v>
                </c:pt>
              </c:strCache>
            </c:strRef>
          </c:cat>
          <c:val>
            <c:numRef>
              <c:f>Sheet1!$E$2:$E$4</c:f>
              <c:numCache>
                <c:formatCode>General</c:formatCode>
                <c:ptCount val="3"/>
                <c:pt idx="0">
                  <c:v>3</c:v>
                </c:pt>
                <c:pt idx="1">
                  <c:v>2</c:v>
                </c:pt>
                <c:pt idx="2">
                  <c:v>2</c:v>
                </c:pt>
              </c:numCache>
            </c:numRef>
          </c:val>
          <c:extLst>
            <c:ext xmlns:c16="http://schemas.microsoft.com/office/drawing/2014/chart" uri="{C3380CC4-5D6E-409C-BE32-E72D297353CC}">
              <c16:uniqueId val="{00000003-6C8B-42B7-A7FA-C9DE2F47A80C}"/>
            </c:ext>
          </c:extLst>
        </c:ser>
        <c:ser>
          <c:idx val="1"/>
          <c:order val="2"/>
          <c:tx>
            <c:strRef>
              <c:f>Sheet1!$C$1</c:f>
              <c:strCache>
                <c:ptCount val="1"/>
                <c:pt idx="0">
                  <c:v>Құмшекер</c:v>
                </c:pt>
              </c:strCache>
            </c:strRef>
          </c:tx>
          <c:spPr>
            <a:solidFill>
              <a:schemeClr val="accent2"/>
            </a:solidFill>
            <a:ln>
              <a:noFill/>
            </a:ln>
            <a:effectLst/>
          </c:spPr>
          <c:invertIfNegative val="0"/>
          <c:cat>
            <c:strRef>
              <c:f>Sheet1!$A$2:$A$4</c:f>
              <c:strCache>
                <c:ptCount val="3"/>
                <c:pt idx="0">
                  <c:v> Southern</c:v>
                </c:pt>
                <c:pt idx="1">
                  <c:v> Western</c:v>
                </c:pt>
                <c:pt idx="2">
                  <c:v>Northeastern</c:v>
                </c:pt>
              </c:strCache>
            </c:strRef>
          </c:cat>
          <c:val>
            <c:numRef>
              <c:f>Sheet1!$C$2:$C$4</c:f>
              <c:numCache>
                <c:formatCode>General</c:formatCode>
                <c:ptCount val="3"/>
                <c:pt idx="0">
                  <c:v>11</c:v>
                </c:pt>
              </c:numCache>
            </c:numRef>
          </c:val>
          <c:extLst>
            <c:ext xmlns:c16="http://schemas.microsoft.com/office/drawing/2014/chart" uri="{C3380CC4-5D6E-409C-BE32-E72D297353CC}">
              <c16:uniqueId val="{00000001-6C8B-42B7-A7FA-C9DE2F47A80C}"/>
            </c:ext>
          </c:extLst>
        </c:ser>
        <c:ser>
          <c:idx val="2"/>
          <c:order val="3"/>
          <c:tx>
            <c:strRef>
              <c:f>Sheet1!$D$1</c:f>
              <c:strCache>
                <c:ptCount val="1"/>
                <c:pt idx="0">
                  <c:v>Секер</c:v>
                </c:pt>
              </c:strCache>
            </c:strRef>
          </c:tx>
          <c:spPr>
            <a:solidFill>
              <a:schemeClr val="accent3"/>
            </a:solidFill>
            <a:ln>
              <a:noFill/>
            </a:ln>
            <a:effectLst/>
          </c:spPr>
          <c:invertIfNegative val="0"/>
          <c:cat>
            <c:strRef>
              <c:f>Sheet1!$A$2:$A$4</c:f>
              <c:strCache>
                <c:ptCount val="3"/>
                <c:pt idx="0">
                  <c:v> Southern</c:v>
                </c:pt>
                <c:pt idx="1">
                  <c:v> Western</c:v>
                </c:pt>
                <c:pt idx="2">
                  <c:v>Northeastern</c:v>
                </c:pt>
              </c:strCache>
            </c:strRef>
          </c:cat>
          <c:val>
            <c:numRef>
              <c:f>Sheet1!$D$2:$D$4</c:f>
              <c:numCache>
                <c:formatCode>General</c:formatCode>
                <c:ptCount val="3"/>
                <c:pt idx="1">
                  <c:v>1</c:v>
                </c:pt>
              </c:numCache>
            </c:numRef>
          </c:val>
          <c:extLst>
            <c:ext xmlns:c16="http://schemas.microsoft.com/office/drawing/2014/chart" uri="{C3380CC4-5D6E-409C-BE32-E72D297353CC}">
              <c16:uniqueId val="{00000002-6C8B-42B7-A7FA-C9DE2F47A80C}"/>
            </c:ext>
          </c:extLst>
        </c:ser>
        <c:dLbls>
          <c:showLegendKey val="0"/>
          <c:showVal val="0"/>
          <c:showCatName val="0"/>
          <c:showSerName val="0"/>
          <c:showPercent val="0"/>
          <c:showBubbleSize val="0"/>
        </c:dLbls>
        <c:gapWidth val="150"/>
        <c:overlap val="100"/>
        <c:axId val="620825167"/>
        <c:axId val="620826607"/>
      </c:barChart>
      <c:catAx>
        <c:axId val="620825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6607"/>
        <c:crosses val="autoZero"/>
        <c:auto val="1"/>
        <c:lblAlgn val="ctr"/>
        <c:lblOffset val="100"/>
        <c:noMultiLvlLbl val="0"/>
      </c:catAx>
      <c:valAx>
        <c:axId val="6208266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000" b="0" i="0" u="none" strike="noStrike" kern="1200" baseline="0">
                    <a:solidFill>
                      <a:sysClr val="windowText" lastClr="000000">
                        <a:lumMod val="65000"/>
                        <a:lumOff val="35000"/>
                      </a:sysClr>
                    </a:solidFill>
                  </a:rPr>
                  <a:t>Usage frequency</a:t>
                </a: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825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7F552-BCE9-4301-ACE8-296866C14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2958</Words>
  <Characters>16866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abi</dc:creator>
  <cp:lastModifiedBy>Ali abi</cp:lastModifiedBy>
  <cp:revision>11</cp:revision>
  <dcterms:created xsi:type="dcterms:W3CDTF">2025-09-12T19:57:00Z</dcterms:created>
  <dcterms:modified xsi:type="dcterms:W3CDTF">2025-09-12T20:15:00Z</dcterms:modified>
</cp:coreProperties>
</file>